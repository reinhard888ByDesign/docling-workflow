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CF3FEC0" w14:textId="77777777" w:rsidR="00FE1CED" w:rsidRDefault="00FE1CED" w:rsidP="00FE1CED">
      <w:pPr>
        <w:pStyle w:val="Titel"/>
        <w:rPr>
          <w:lang w:val="de-DE"/>
        </w:rPr>
      </w:pPr>
      <w:bookmarkStart w:id="0" w:name="_GoBack"/>
      <w:bookmarkEnd w:id="0"/>
    </w:p>
    <w:p w14:paraId="1780EF7B" w14:textId="77777777" w:rsidR="00FE1CED" w:rsidRDefault="00FE1CED" w:rsidP="00FE1CED">
      <w:pPr>
        <w:pStyle w:val="Titel"/>
        <w:rPr>
          <w:lang w:val="de-DE"/>
        </w:rPr>
      </w:pPr>
    </w:p>
    <w:p w14:paraId="48701275" w14:textId="77777777" w:rsidR="00FE1CED" w:rsidRDefault="00FE1CED" w:rsidP="00FE1CED">
      <w:pPr>
        <w:pStyle w:val="Titel"/>
        <w:rPr>
          <w:lang w:val="de-DE"/>
        </w:rPr>
      </w:pPr>
    </w:p>
    <w:p w14:paraId="0E80E501" w14:textId="77777777" w:rsidR="00FE1CED" w:rsidRDefault="00FE1CED" w:rsidP="00FE1CED">
      <w:pPr>
        <w:pStyle w:val="Titel"/>
        <w:rPr>
          <w:lang w:val="de-DE"/>
        </w:rPr>
      </w:pPr>
    </w:p>
    <w:p w14:paraId="01DE0A52" w14:textId="77777777" w:rsidR="00FE1CED" w:rsidRDefault="00FE1CED" w:rsidP="00FE1CED">
      <w:pPr>
        <w:pStyle w:val="Titel"/>
        <w:rPr>
          <w:lang w:val="de-DE"/>
        </w:rPr>
      </w:pPr>
    </w:p>
    <w:p w14:paraId="3E3E8CAF" w14:textId="77777777" w:rsidR="00FE1CED" w:rsidRDefault="00FE1CED" w:rsidP="00FE1CED">
      <w:pPr>
        <w:pStyle w:val="Titel"/>
        <w:rPr>
          <w:lang w:val="de-DE"/>
        </w:rPr>
      </w:pPr>
    </w:p>
    <w:p w14:paraId="00A7E574" w14:textId="77777777" w:rsidR="00FE1CED" w:rsidRDefault="00FE1CED" w:rsidP="00FE1CED">
      <w:pPr>
        <w:pStyle w:val="Titel"/>
        <w:rPr>
          <w:lang w:val="de-DE"/>
        </w:rPr>
      </w:pPr>
    </w:p>
    <w:p w14:paraId="441A4F62" w14:textId="77777777" w:rsidR="00FE1CED" w:rsidRDefault="00FE1CED" w:rsidP="00FE1CED">
      <w:pPr>
        <w:pStyle w:val="Titel"/>
        <w:rPr>
          <w:lang w:val="de-DE"/>
        </w:rPr>
      </w:pPr>
    </w:p>
    <w:p w14:paraId="40643DF1" w14:textId="77777777" w:rsidR="00FE1CED" w:rsidRDefault="00FE1CED" w:rsidP="00FE1CED">
      <w:pPr>
        <w:pStyle w:val="Titel"/>
        <w:rPr>
          <w:lang w:val="de-DE"/>
        </w:rPr>
      </w:pPr>
    </w:p>
    <w:p w14:paraId="60A91599" w14:textId="77777777" w:rsidR="00FE1CED" w:rsidRDefault="00FE1CED" w:rsidP="00FE1CED">
      <w:pPr>
        <w:pStyle w:val="Titel"/>
        <w:rPr>
          <w:lang w:val="de-DE"/>
        </w:rPr>
      </w:pPr>
    </w:p>
    <w:p w14:paraId="51AE809F" w14:textId="77777777" w:rsidR="00FE1CED" w:rsidRDefault="00FE1CED" w:rsidP="00FE1CED">
      <w:pPr>
        <w:pStyle w:val="Titel"/>
        <w:rPr>
          <w:lang w:val="de-DE"/>
        </w:rPr>
      </w:pPr>
      <w:r>
        <w:rPr>
          <w:lang w:val="de-DE"/>
        </w:rPr>
        <w:t xml:space="preserve">Fusion </w:t>
      </w:r>
    </w:p>
    <w:p w14:paraId="2E893F23" w14:textId="77777777" w:rsidR="00FE1CED" w:rsidRDefault="00FE1CED" w:rsidP="00FE1CED">
      <w:pPr>
        <w:pStyle w:val="Titel"/>
        <w:rPr>
          <w:lang w:val="de-DE"/>
        </w:rPr>
      </w:pPr>
      <w:r>
        <w:rPr>
          <w:lang w:val="de-DE"/>
        </w:rPr>
        <w:t xml:space="preserve">DemandGen Europa &amp; </w:t>
      </w:r>
      <w:proofErr w:type="spellStart"/>
      <w:r>
        <w:rPr>
          <w:lang w:val="de-DE"/>
        </w:rPr>
        <w:t>Asia</w:t>
      </w:r>
      <w:proofErr w:type="spellEnd"/>
      <w:r>
        <w:rPr>
          <w:lang w:val="de-DE"/>
        </w:rPr>
        <w:t xml:space="preserve"> Pacific </w:t>
      </w:r>
    </w:p>
    <w:p w14:paraId="6247E05A" w14:textId="77777777" w:rsidR="00FE1CED" w:rsidRDefault="00FE1CED" w:rsidP="00FE1CED">
      <w:pPr>
        <w:pStyle w:val="Titel"/>
        <w:rPr>
          <w:lang w:val="de-DE"/>
        </w:rPr>
      </w:pPr>
      <w:r>
        <w:rPr>
          <w:lang w:val="de-DE"/>
        </w:rPr>
        <w:t xml:space="preserve">mit der </w:t>
      </w:r>
    </w:p>
    <w:p w14:paraId="7A76D733" w14:textId="77777777" w:rsidR="00FE1CED" w:rsidRPr="00FE1CED" w:rsidRDefault="00FE1CED" w:rsidP="00FE1CED">
      <w:pPr>
        <w:pStyle w:val="Titel"/>
        <w:rPr>
          <w:lang w:val="de-DE"/>
        </w:rPr>
      </w:pPr>
      <w:r>
        <w:rPr>
          <w:lang w:val="de-DE"/>
        </w:rPr>
        <w:t xml:space="preserve">ec4u expert </w:t>
      </w:r>
      <w:proofErr w:type="spellStart"/>
      <w:r>
        <w:rPr>
          <w:lang w:val="de-DE"/>
        </w:rPr>
        <w:t>consulting</w:t>
      </w:r>
      <w:proofErr w:type="spellEnd"/>
      <w:r>
        <w:rPr>
          <w:lang w:val="de-DE"/>
        </w:rPr>
        <w:t xml:space="preserve"> </w:t>
      </w:r>
      <w:proofErr w:type="spellStart"/>
      <w:r>
        <w:rPr>
          <w:lang w:val="de-DE"/>
        </w:rPr>
        <w:t>ag</w:t>
      </w:r>
      <w:proofErr w:type="spellEnd"/>
    </w:p>
    <w:p w14:paraId="3C2ABF0E" w14:textId="77777777" w:rsidR="00FE1CED" w:rsidRDefault="00FE1CED" w:rsidP="00FE1CED">
      <w:pPr>
        <w:pStyle w:val="Titel"/>
        <w:rPr>
          <w:lang w:val="de-DE"/>
        </w:rPr>
      </w:pPr>
    </w:p>
    <w:p w14:paraId="4EF05BEB" w14:textId="77777777" w:rsidR="00FE1CED" w:rsidRDefault="00FE1CED" w:rsidP="00FE1CED">
      <w:pPr>
        <w:pStyle w:val="Titel"/>
        <w:rPr>
          <w:lang w:val="de-DE"/>
        </w:rPr>
      </w:pPr>
    </w:p>
    <w:p w14:paraId="76032C6C" w14:textId="77777777" w:rsidR="00FE1CED" w:rsidRDefault="00FE1CED" w:rsidP="00FE1CED">
      <w:pPr>
        <w:pStyle w:val="Titel"/>
        <w:rPr>
          <w:lang w:val="de-DE"/>
        </w:rPr>
      </w:pPr>
    </w:p>
    <w:p w14:paraId="72CC1435" w14:textId="77777777" w:rsidR="00FE1CED" w:rsidRDefault="00FE1CED" w:rsidP="00FE1CED">
      <w:pPr>
        <w:pStyle w:val="Titel"/>
        <w:rPr>
          <w:lang w:val="de-DE"/>
        </w:rPr>
      </w:pPr>
    </w:p>
    <w:p w14:paraId="1A302187" w14:textId="77777777" w:rsidR="00FE1CED" w:rsidRDefault="00FE1CED" w:rsidP="00FE1CED">
      <w:pPr>
        <w:pStyle w:val="Titel"/>
        <w:rPr>
          <w:lang w:val="de-DE"/>
        </w:rPr>
      </w:pPr>
    </w:p>
    <w:p w14:paraId="4382FDA7" w14:textId="77777777" w:rsidR="00FE1CED" w:rsidRDefault="00FE1CED" w:rsidP="00FE1CED">
      <w:pPr>
        <w:pStyle w:val="Titel"/>
        <w:rPr>
          <w:lang w:val="de-DE"/>
        </w:rPr>
      </w:pPr>
    </w:p>
    <w:p w14:paraId="1349BFB2" w14:textId="77777777" w:rsidR="00FE1CED" w:rsidRDefault="00FE1CED" w:rsidP="00FE1CED">
      <w:pPr>
        <w:pStyle w:val="Titel"/>
        <w:rPr>
          <w:lang w:val="de-DE"/>
        </w:rPr>
      </w:pPr>
    </w:p>
    <w:p w14:paraId="0F4BC2D8" w14:textId="77777777" w:rsidR="00FE1CED" w:rsidRDefault="00FE1CED" w:rsidP="00FE1CED">
      <w:pPr>
        <w:pStyle w:val="Titel"/>
        <w:rPr>
          <w:lang w:val="de-DE"/>
        </w:rPr>
      </w:pPr>
    </w:p>
    <w:p w14:paraId="687E8E44" w14:textId="77777777" w:rsidR="0064001E" w:rsidRDefault="00FE1CED" w:rsidP="00FE1CED">
      <w:pPr>
        <w:pStyle w:val="Titel"/>
        <w:rPr>
          <w:lang w:val="de-DE"/>
        </w:rPr>
      </w:pPr>
      <w:r>
        <w:rPr>
          <w:lang w:val="de-DE"/>
        </w:rPr>
        <w:lastRenderedPageBreak/>
        <w:t>Inhaltsverzeichnis</w:t>
      </w:r>
    </w:p>
    <w:p w14:paraId="3CC1D33B" w14:textId="77777777" w:rsidR="00FC1C74" w:rsidRDefault="0031043E">
      <w:pPr>
        <w:pStyle w:val="Verzeichnis1"/>
        <w:tabs>
          <w:tab w:val="right" w:leader="dot" w:pos="9056"/>
        </w:tabs>
        <w:rPr>
          <w:ins w:id="1" w:author="Reinhard Janning" w:date="2014-04-23T11:44:00Z"/>
          <w:rFonts w:asciiTheme="minorHAnsi" w:eastAsiaTheme="minorEastAsia" w:hAnsiTheme="minorHAnsi" w:cstheme="minorBidi"/>
          <w:noProof/>
          <w:sz w:val="24"/>
          <w:szCs w:val="24"/>
          <w:lang w:val="de-DE" w:eastAsia="ja-JP"/>
        </w:rPr>
      </w:pPr>
      <w:r>
        <w:rPr>
          <w:lang w:val="de-DE"/>
        </w:rPr>
        <w:fldChar w:fldCharType="begin"/>
      </w:r>
      <w:r>
        <w:rPr>
          <w:lang w:val="de-DE"/>
        </w:rPr>
        <w:instrText xml:space="preserve"> TOC \o "1-3" </w:instrText>
      </w:r>
      <w:r>
        <w:rPr>
          <w:lang w:val="de-DE"/>
        </w:rPr>
        <w:fldChar w:fldCharType="separate"/>
      </w:r>
      <w:ins w:id="2" w:author="Reinhard Janning" w:date="2014-04-23T11:44:00Z">
        <w:r w:rsidR="00FC1C74" w:rsidRPr="00C2734E">
          <w:rPr>
            <w:noProof/>
            <w:lang w:val="de-DE"/>
          </w:rPr>
          <w:t>Management Summary</w:t>
        </w:r>
        <w:r w:rsidR="00FC1C74">
          <w:rPr>
            <w:noProof/>
          </w:rPr>
          <w:tab/>
        </w:r>
        <w:r w:rsidR="00FC1C74">
          <w:rPr>
            <w:noProof/>
          </w:rPr>
          <w:fldChar w:fldCharType="begin"/>
        </w:r>
        <w:r w:rsidR="00FC1C74">
          <w:rPr>
            <w:noProof/>
          </w:rPr>
          <w:instrText xml:space="preserve"> PAGEREF _Toc259872819 \h </w:instrText>
        </w:r>
      </w:ins>
      <w:r w:rsidR="00FC1C74">
        <w:rPr>
          <w:noProof/>
        </w:rPr>
      </w:r>
      <w:r w:rsidR="00FC1C74">
        <w:rPr>
          <w:noProof/>
        </w:rPr>
        <w:fldChar w:fldCharType="separate"/>
      </w:r>
      <w:ins w:id="3" w:author="Reinhard Janning" w:date="2014-04-23T11:44:00Z">
        <w:r w:rsidR="00FC1C74">
          <w:rPr>
            <w:noProof/>
          </w:rPr>
          <w:t>3</w:t>
        </w:r>
        <w:r w:rsidR="00FC1C74">
          <w:rPr>
            <w:noProof/>
          </w:rPr>
          <w:fldChar w:fldCharType="end"/>
        </w:r>
      </w:ins>
    </w:p>
    <w:p w14:paraId="72D165E8" w14:textId="77777777" w:rsidR="00FC1C74" w:rsidRDefault="00FC1C74">
      <w:pPr>
        <w:pStyle w:val="Verzeichnis1"/>
        <w:tabs>
          <w:tab w:val="right" w:leader="dot" w:pos="9056"/>
        </w:tabs>
        <w:rPr>
          <w:ins w:id="4" w:author="Reinhard Janning" w:date="2014-04-23T11:44:00Z"/>
          <w:rFonts w:asciiTheme="minorHAnsi" w:eastAsiaTheme="minorEastAsia" w:hAnsiTheme="minorHAnsi" w:cstheme="minorBidi"/>
          <w:noProof/>
          <w:sz w:val="24"/>
          <w:szCs w:val="24"/>
          <w:lang w:val="de-DE" w:eastAsia="ja-JP"/>
        </w:rPr>
      </w:pPr>
      <w:ins w:id="5" w:author="Reinhard Janning" w:date="2014-04-23T11:44:00Z">
        <w:r w:rsidRPr="00C2734E">
          <w:rPr>
            <w:noProof/>
            <w:lang w:val="de-DE"/>
          </w:rPr>
          <w:t>Unternehmensstruktur DemandGen</w:t>
        </w:r>
        <w:r>
          <w:rPr>
            <w:noProof/>
          </w:rPr>
          <w:tab/>
        </w:r>
        <w:r>
          <w:rPr>
            <w:noProof/>
          </w:rPr>
          <w:fldChar w:fldCharType="begin"/>
        </w:r>
        <w:r>
          <w:rPr>
            <w:noProof/>
          </w:rPr>
          <w:instrText xml:space="preserve"> PAGEREF _Toc259872820 \h </w:instrText>
        </w:r>
      </w:ins>
      <w:r>
        <w:rPr>
          <w:noProof/>
        </w:rPr>
      </w:r>
      <w:r>
        <w:rPr>
          <w:noProof/>
        </w:rPr>
        <w:fldChar w:fldCharType="separate"/>
      </w:r>
      <w:ins w:id="6" w:author="Reinhard Janning" w:date="2014-04-23T11:44:00Z">
        <w:r>
          <w:rPr>
            <w:noProof/>
          </w:rPr>
          <w:t>3</w:t>
        </w:r>
        <w:r>
          <w:rPr>
            <w:noProof/>
          </w:rPr>
          <w:fldChar w:fldCharType="end"/>
        </w:r>
      </w:ins>
    </w:p>
    <w:p w14:paraId="663F6F90" w14:textId="77777777" w:rsidR="00FC1C74" w:rsidRDefault="00FC1C74">
      <w:pPr>
        <w:pStyle w:val="Verzeichnis1"/>
        <w:tabs>
          <w:tab w:val="right" w:leader="dot" w:pos="9056"/>
        </w:tabs>
        <w:rPr>
          <w:ins w:id="7" w:author="Reinhard Janning" w:date="2014-04-23T11:44:00Z"/>
          <w:rFonts w:asciiTheme="minorHAnsi" w:eastAsiaTheme="minorEastAsia" w:hAnsiTheme="minorHAnsi" w:cstheme="minorBidi"/>
          <w:noProof/>
          <w:sz w:val="24"/>
          <w:szCs w:val="24"/>
          <w:lang w:val="de-DE" w:eastAsia="ja-JP"/>
        </w:rPr>
      </w:pPr>
      <w:ins w:id="8" w:author="Reinhard Janning" w:date="2014-04-23T11:44:00Z">
        <w:r w:rsidRPr="00C2734E">
          <w:rPr>
            <w:noProof/>
            <w:lang w:val="de-DE"/>
          </w:rPr>
          <w:t>Finanzzahlen DemandGen</w:t>
        </w:r>
        <w:r>
          <w:rPr>
            <w:noProof/>
          </w:rPr>
          <w:tab/>
        </w:r>
        <w:r>
          <w:rPr>
            <w:noProof/>
          </w:rPr>
          <w:fldChar w:fldCharType="begin"/>
        </w:r>
        <w:r>
          <w:rPr>
            <w:noProof/>
          </w:rPr>
          <w:instrText xml:space="preserve"> PAGEREF _Toc259872821 \h </w:instrText>
        </w:r>
      </w:ins>
      <w:r>
        <w:rPr>
          <w:noProof/>
        </w:rPr>
      </w:r>
      <w:r>
        <w:rPr>
          <w:noProof/>
        </w:rPr>
        <w:fldChar w:fldCharType="separate"/>
      </w:r>
      <w:ins w:id="9" w:author="Reinhard Janning" w:date="2014-04-23T11:44:00Z">
        <w:r>
          <w:rPr>
            <w:noProof/>
          </w:rPr>
          <w:t>4</w:t>
        </w:r>
        <w:r>
          <w:rPr>
            <w:noProof/>
          </w:rPr>
          <w:fldChar w:fldCharType="end"/>
        </w:r>
      </w:ins>
    </w:p>
    <w:p w14:paraId="2AA7D1F0" w14:textId="77777777" w:rsidR="00FC1C74" w:rsidRDefault="00FC1C74">
      <w:pPr>
        <w:pStyle w:val="Verzeichnis2"/>
        <w:tabs>
          <w:tab w:val="right" w:leader="dot" w:pos="9056"/>
        </w:tabs>
        <w:rPr>
          <w:ins w:id="10" w:author="Reinhard Janning" w:date="2014-04-23T11:44:00Z"/>
          <w:rFonts w:asciiTheme="minorHAnsi" w:eastAsiaTheme="minorEastAsia" w:hAnsiTheme="minorHAnsi" w:cstheme="minorBidi"/>
          <w:noProof/>
          <w:sz w:val="24"/>
          <w:szCs w:val="24"/>
          <w:lang w:val="de-DE" w:eastAsia="ja-JP"/>
        </w:rPr>
      </w:pPr>
      <w:ins w:id="11" w:author="Reinhard Janning" w:date="2014-04-23T11:44:00Z">
        <w:r w:rsidRPr="00C2734E">
          <w:rPr>
            <w:noProof/>
            <w:lang w:val="de-DE"/>
          </w:rPr>
          <w:t>Finanzplanung 2014 (DACH und UK):</w:t>
        </w:r>
        <w:r>
          <w:rPr>
            <w:noProof/>
          </w:rPr>
          <w:tab/>
        </w:r>
        <w:r>
          <w:rPr>
            <w:noProof/>
          </w:rPr>
          <w:fldChar w:fldCharType="begin"/>
        </w:r>
        <w:r>
          <w:rPr>
            <w:noProof/>
          </w:rPr>
          <w:instrText xml:space="preserve"> PAGEREF _Toc259872822 \h </w:instrText>
        </w:r>
      </w:ins>
      <w:r>
        <w:rPr>
          <w:noProof/>
        </w:rPr>
      </w:r>
      <w:r>
        <w:rPr>
          <w:noProof/>
        </w:rPr>
        <w:fldChar w:fldCharType="separate"/>
      </w:r>
      <w:ins w:id="12" w:author="Reinhard Janning" w:date="2014-04-23T11:44:00Z">
        <w:r>
          <w:rPr>
            <w:noProof/>
          </w:rPr>
          <w:t>4</w:t>
        </w:r>
        <w:r>
          <w:rPr>
            <w:noProof/>
          </w:rPr>
          <w:fldChar w:fldCharType="end"/>
        </w:r>
      </w:ins>
    </w:p>
    <w:p w14:paraId="032DA9E0" w14:textId="77777777" w:rsidR="00FC1C74" w:rsidRDefault="00FC1C74">
      <w:pPr>
        <w:pStyle w:val="Verzeichnis2"/>
        <w:tabs>
          <w:tab w:val="right" w:leader="dot" w:pos="9056"/>
        </w:tabs>
        <w:rPr>
          <w:ins w:id="13" w:author="Reinhard Janning" w:date="2014-04-23T11:44:00Z"/>
          <w:rFonts w:asciiTheme="minorHAnsi" w:eastAsiaTheme="minorEastAsia" w:hAnsiTheme="minorHAnsi" w:cstheme="minorBidi"/>
          <w:noProof/>
          <w:sz w:val="24"/>
          <w:szCs w:val="24"/>
          <w:lang w:val="de-DE" w:eastAsia="ja-JP"/>
        </w:rPr>
      </w:pPr>
      <w:ins w:id="14" w:author="Reinhard Janning" w:date="2014-04-23T11:44:00Z">
        <w:r w:rsidRPr="00C2734E">
          <w:rPr>
            <w:noProof/>
            <w:lang w:val="de-DE"/>
          </w:rPr>
          <w:t>Finanzplanung 2010 – 2016 (nicht konsolidiert):</w:t>
        </w:r>
        <w:r>
          <w:rPr>
            <w:noProof/>
          </w:rPr>
          <w:tab/>
        </w:r>
        <w:r>
          <w:rPr>
            <w:noProof/>
          </w:rPr>
          <w:fldChar w:fldCharType="begin"/>
        </w:r>
        <w:r>
          <w:rPr>
            <w:noProof/>
          </w:rPr>
          <w:instrText xml:space="preserve"> PAGEREF _Toc259872823 \h </w:instrText>
        </w:r>
      </w:ins>
      <w:r>
        <w:rPr>
          <w:noProof/>
        </w:rPr>
      </w:r>
      <w:r>
        <w:rPr>
          <w:noProof/>
        </w:rPr>
        <w:fldChar w:fldCharType="separate"/>
      </w:r>
      <w:ins w:id="15" w:author="Reinhard Janning" w:date="2014-04-23T11:44:00Z">
        <w:r>
          <w:rPr>
            <w:noProof/>
          </w:rPr>
          <w:t>4</w:t>
        </w:r>
        <w:r>
          <w:rPr>
            <w:noProof/>
          </w:rPr>
          <w:fldChar w:fldCharType="end"/>
        </w:r>
      </w:ins>
    </w:p>
    <w:p w14:paraId="09DAA702" w14:textId="77777777" w:rsidR="00FC1C74" w:rsidRDefault="00FC1C74">
      <w:pPr>
        <w:pStyle w:val="Verzeichnis1"/>
        <w:tabs>
          <w:tab w:val="right" w:leader="dot" w:pos="9056"/>
        </w:tabs>
        <w:rPr>
          <w:ins w:id="16" w:author="Reinhard Janning" w:date="2014-04-23T11:44:00Z"/>
          <w:rFonts w:asciiTheme="minorHAnsi" w:eastAsiaTheme="minorEastAsia" w:hAnsiTheme="minorHAnsi" w:cstheme="minorBidi"/>
          <w:noProof/>
          <w:sz w:val="24"/>
          <w:szCs w:val="24"/>
          <w:lang w:val="de-DE" w:eastAsia="ja-JP"/>
        </w:rPr>
      </w:pPr>
      <w:ins w:id="17" w:author="Reinhard Janning" w:date="2014-04-23T11:44:00Z">
        <w:r w:rsidRPr="00C2734E">
          <w:rPr>
            <w:noProof/>
            <w:lang w:val="de-DE"/>
          </w:rPr>
          <w:t>Management &amp; Personal DemandGen</w:t>
        </w:r>
        <w:r>
          <w:rPr>
            <w:noProof/>
          </w:rPr>
          <w:tab/>
        </w:r>
        <w:r>
          <w:rPr>
            <w:noProof/>
          </w:rPr>
          <w:fldChar w:fldCharType="begin"/>
        </w:r>
        <w:r>
          <w:rPr>
            <w:noProof/>
          </w:rPr>
          <w:instrText xml:space="preserve"> PAGEREF _Toc259872824 \h </w:instrText>
        </w:r>
      </w:ins>
      <w:r>
        <w:rPr>
          <w:noProof/>
        </w:rPr>
      </w:r>
      <w:r>
        <w:rPr>
          <w:noProof/>
        </w:rPr>
        <w:fldChar w:fldCharType="separate"/>
      </w:r>
      <w:ins w:id="18" w:author="Reinhard Janning" w:date="2014-04-23T11:44:00Z">
        <w:r>
          <w:rPr>
            <w:noProof/>
          </w:rPr>
          <w:t>6</w:t>
        </w:r>
        <w:r>
          <w:rPr>
            <w:noProof/>
          </w:rPr>
          <w:fldChar w:fldCharType="end"/>
        </w:r>
      </w:ins>
    </w:p>
    <w:p w14:paraId="2445A6C9" w14:textId="77777777" w:rsidR="00FC1C74" w:rsidRDefault="00FC1C74">
      <w:pPr>
        <w:pStyle w:val="Verzeichnis2"/>
        <w:tabs>
          <w:tab w:val="right" w:leader="dot" w:pos="9056"/>
        </w:tabs>
        <w:rPr>
          <w:ins w:id="19" w:author="Reinhard Janning" w:date="2014-04-23T11:44:00Z"/>
          <w:rFonts w:asciiTheme="minorHAnsi" w:eastAsiaTheme="minorEastAsia" w:hAnsiTheme="minorHAnsi" w:cstheme="minorBidi"/>
          <w:noProof/>
          <w:sz w:val="24"/>
          <w:szCs w:val="24"/>
          <w:lang w:val="de-DE" w:eastAsia="ja-JP"/>
        </w:rPr>
      </w:pPr>
      <w:ins w:id="20" w:author="Reinhard Janning" w:date="2014-04-23T11:44:00Z">
        <w:r w:rsidRPr="00C2734E">
          <w:rPr>
            <w:noProof/>
            <w:lang w:val="de-DE"/>
          </w:rPr>
          <w:t>Management</w:t>
        </w:r>
        <w:r>
          <w:rPr>
            <w:noProof/>
          </w:rPr>
          <w:tab/>
        </w:r>
        <w:r>
          <w:rPr>
            <w:noProof/>
          </w:rPr>
          <w:fldChar w:fldCharType="begin"/>
        </w:r>
        <w:r>
          <w:rPr>
            <w:noProof/>
          </w:rPr>
          <w:instrText xml:space="preserve"> PAGEREF _Toc259872825 \h </w:instrText>
        </w:r>
      </w:ins>
      <w:r>
        <w:rPr>
          <w:noProof/>
        </w:rPr>
      </w:r>
      <w:r>
        <w:rPr>
          <w:noProof/>
        </w:rPr>
        <w:fldChar w:fldCharType="separate"/>
      </w:r>
      <w:ins w:id="21" w:author="Reinhard Janning" w:date="2014-04-23T11:44:00Z">
        <w:r>
          <w:rPr>
            <w:noProof/>
          </w:rPr>
          <w:t>6</w:t>
        </w:r>
        <w:r>
          <w:rPr>
            <w:noProof/>
          </w:rPr>
          <w:fldChar w:fldCharType="end"/>
        </w:r>
      </w:ins>
    </w:p>
    <w:p w14:paraId="1F1C3A30" w14:textId="77777777" w:rsidR="00FC1C74" w:rsidRDefault="00FC1C74">
      <w:pPr>
        <w:pStyle w:val="Verzeichnis2"/>
        <w:tabs>
          <w:tab w:val="right" w:leader="dot" w:pos="9056"/>
        </w:tabs>
        <w:rPr>
          <w:ins w:id="22" w:author="Reinhard Janning" w:date="2014-04-23T11:44:00Z"/>
          <w:rFonts w:asciiTheme="minorHAnsi" w:eastAsiaTheme="minorEastAsia" w:hAnsiTheme="minorHAnsi" w:cstheme="minorBidi"/>
          <w:noProof/>
          <w:sz w:val="24"/>
          <w:szCs w:val="24"/>
          <w:lang w:val="de-DE" w:eastAsia="ja-JP"/>
        </w:rPr>
      </w:pPr>
      <w:ins w:id="23" w:author="Reinhard Janning" w:date="2014-04-23T11:44:00Z">
        <w:r w:rsidRPr="00C2734E">
          <w:rPr>
            <w:noProof/>
            <w:lang w:val="de-DE"/>
          </w:rPr>
          <w:t>Team</w:t>
        </w:r>
        <w:r>
          <w:rPr>
            <w:noProof/>
          </w:rPr>
          <w:tab/>
        </w:r>
        <w:r>
          <w:rPr>
            <w:noProof/>
          </w:rPr>
          <w:fldChar w:fldCharType="begin"/>
        </w:r>
        <w:r>
          <w:rPr>
            <w:noProof/>
          </w:rPr>
          <w:instrText xml:space="preserve"> PAGEREF _Toc259872826 \h </w:instrText>
        </w:r>
      </w:ins>
      <w:r>
        <w:rPr>
          <w:noProof/>
        </w:rPr>
      </w:r>
      <w:r>
        <w:rPr>
          <w:noProof/>
        </w:rPr>
        <w:fldChar w:fldCharType="separate"/>
      </w:r>
      <w:ins w:id="24" w:author="Reinhard Janning" w:date="2014-04-23T11:44:00Z">
        <w:r>
          <w:rPr>
            <w:noProof/>
          </w:rPr>
          <w:t>6</w:t>
        </w:r>
        <w:r>
          <w:rPr>
            <w:noProof/>
          </w:rPr>
          <w:fldChar w:fldCharType="end"/>
        </w:r>
      </w:ins>
    </w:p>
    <w:p w14:paraId="18F1117A" w14:textId="77777777" w:rsidR="00FC1C74" w:rsidRDefault="00FC1C74">
      <w:pPr>
        <w:pStyle w:val="Verzeichnis1"/>
        <w:tabs>
          <w:tab w:val="right" w:leader="dot" w:pos="9056"/>
        </w:tabs>
        <w:rPr>
          <w:ins w:id="25" w:author="Reinhard Janning" w:date="2014-04-23T11:44:00Z"/>
          <w:rFonts w:asciiTheme="minorHAnsi" w:eastAsiaTheme="minorEastAsia" w:hAnsiTheme="minorHAnsi" w:cstheme="minorBidi"/>
          <w:noProof/>
          <w:sz w:val="24"/>
          <w:szCs w:val="24"/>
          <w:lang w:val="de-DE" w:eastAsia="ja-JP"/>
        </w:rPr>
      </w:pPr>
      <w:ins w:id="26" w:author="Reinhard Janning" w:date="2014-04-23T11:44:00Z">
        <w:r w:rsidRPr="00C2734E">
          <w:rPr>
            <w:noProof/>
            <w:lang w:val="de-DE"/>
          </w:rPr>
          <w:t>Kunden DemandGen</w:t>
        </w:r>
        <w:r>
          <w:rPr>
            <w:noProof/>
          </w:rPr>
          <w:tab/>
        </w:r>
        <w:r>
          <w:rPr>
            <w:noProof/>
          </w:rPr>
          <w:fldChar w:fldCharType="begin"/>
        </w:r>
        <w:r>
          <w:rPr>
            <w:noProof/>
          </w:rPr>
          <w:instrText xml:space="preserve"> PAGEREF _Toc259872827 \h </w:instrText>
        </w:r>
      </w:ins>
      <w:r>
        <w:rPr>
          <w:noProof/>
        </w:rPr>
      </w:r>
      <w:r>
        <w:rPr>
          <w:noProof/>
        </w:rPr>
        <w:fldChar w:fldCharType="separate"/>
      </w:r>
      <w:ins w:id="27" w:author="Reinhard Janning" w:date="2014-04-23T11:44:00Z">
        <w:r>
          <w:rPr>
            <w:noProof/>
          </w:rPr>
          <w:t>8</w:t>
        </w:r>
        <w:r>
          <w:rPr>
            <w:noProof/>
          </w:rPr>
          <w:fldChar w:fldCharType="end"/>
        </w:r>
      </w:ins>
    </w:p>
    <w:p w14:paraId="733842D5" w14:textId="77777777" w:rsidR="00FC1C74" w:rsidRDefault="00FC1C74">
      <w:pPr>
        <w:pStyle w:val="Verzeichnis1"/>
        <w:tabs>
          <w:tab w:val="right" w:leader="dot" w:pos="9056"/>
        </w:tabs>
        <w:rPr>
          <w:ins w:id="28" w:author="Reinhard Janning" w:date="2014-04-23T11:44:00Z"/>
          <w:rFonts w:asciiTheme="minorHAnsi" w:eastAsiaTheme="minorEastAsia" w:hAnsiTheme="minorHAnsi" w:cstheme="minorBidi"/>
          <w:noProof/>
          <w:sz w:val="24"/>
          <w:szCs w:val="24"/>
          <w:lang w:val="de-DE" w:eastAsia="ja-JP"/>
        </w:rPr>
      </w:pPr>
      <w:ins w:id="29" w:author="Reinhard Janning" w:date="2014-04-23T11:44:00Z">
        <w:r>
          <w:rPr>
            <w:noProof/>
          </w:rPr>
          <w:t>Marketing und Business Development DemandGen</w:t>
        </w:r>
        <w:r>
          <w:rPr>
            <w:noProof/>
          </w:rPr>
          <w:tab/>
        </w:r>
        <w:r>
          <w:rPr>
            <w:noProof/>
          </w:rPr>
          <w:fldChar w:fldCharType="begin"/>
        </w:r>
        <w:r>
          <w:rPr>
            <w:noProof/>
          </w:rPr>
          <w:instrText xml:space="preserve"> PAGEREF _Toc259872828 \h </w:instrText>
        </w:r>
      </w:ins>
      <w:r>
        <w:rPr>
          <w:noProof/>
        </w:rPr>
      </w:r>
      <w:r>
        <w:rPr>
          <w:noProof/>
        </w:rPr>
        <w:fldChar w:fldCharType="separate"/>
      </w:r>
      <w:ins w:id="30" w:author="Reinhard Janning" w:date="2014-04-23T11:44:00Z">
        <w:r>
          <w:rPr>
            <w:noProof/>
          </w:rPr>
          <w:t>9</w:t>
        </w:r>
        <w:r>
          <w:rPr>
            <w:noProof/>
          </w:rPr>
          <w:fldChar w:fldCharType="end"/>
        </w:r>
      </w:ins>
    </w:p>
    <w:p w14:paraId="5068CED7" w14:textId="77777777" w:rsidR="00FC1C74" w:rsidRDefault="00FC1C74">
      <w:pPr>
        <w:pStyle w:val="Verzeichnis1"/>
        <w:tabs>
          <w:tab w:val="right" w:leader="dot" w:pos="9056"/>
        </w:tabs>
        <w:rPr>
          <w:ins w:id="31" w:author="Reinhard Janning" w:date="2014-04-23T11:44:00Z"/>
          <w:rFonts w:asciiTheme="minorHAnsi" w:eastAsiaTheme="minorEastAsia" w:hAnsiTheme="minorHAnsi" w:cstheme="minorBidi"/>
          <w:noProof/>
          <w:sz w:val="24"/>
          <w:szCs w:val="24"/>
          <w:lang w:val="de-DE" w:eastAsia="ja-JP"/>
        </w:rPr>
      </w:pPr>
      <w:ins w:id="32" w:author="Reinhard Janning" w:date="2014-04-23T11:44:00Z">
        <w:r w:rsidRPr="00C2734E">
          <w:rPr>
            <w:noProof/>
            <w:lang w:val="de-DE"/>
          </w:rPr>
          <w:t>Die aktuelle Pipeline DemandGen</w:t>
        </w:r>
        <w:r>
          <w:rPr>
            <w:noProof/>
          </w:rPr>
          <w:tab/>
        </w:r>
        <w:r>
          <w:rPr>
            <w:noProof/>
          </w:rPr>
          <w:fldChar w:fldCharType="begin"/>
        </w:r>
        <w:r>
          <w:rPr>
            <w:noProof/>
          </w:rPr>
          <w:instrText xml:space="preserve"> PAGEREF _Toc259872829 \h </w:instrText>
        </w:r>
      </w:ins>
      <w:r>
        <w:rPr>
          <w:noProof/>
        </w:rPr>
      </w:r>
      <w:r>
        <w:rPr>
          <w:noProof/>
        </w:rPr>
        <w:fldChar w:fldCharType="separate"/>
      </w:r>
      <w:ins w:id="33" w:author="Reinhard Janning" w:date="2014-04-23T11:44:00Z">
        <w:r>
          <w:rPr>
            <w:noProof/>
          </w:rPr>
          <w:t>10</w:t>
        </w:r>
        <w:r>
          <w:rPr>
            <w:noProof/>
          </w:rPr>
          <w:fldChar w:fldCharType="end"/>
        </w:r>
      </w:ins>
    </w:p>
    <w:p w14:paraId="5FD3EE16" w14:textId="77777777" w:rsidR="00FC1C74" w:rsidRDefault="00FC1C74">
      <w:pPr>
        <w:pStyle w:val="Verzeichnis1"/>
        <w:tabs>
          <w:tab w:val="right" w:leader="dot" w:pos="9056"/>
        </w:tabs>
        <w:rPr>
          <w:ins w:id="34" w:author="Reinhard Janning" w:date="2014-04-23T11:44:00Z"/>
          <w:rFonts w:asciiTheme="minorHAnsi" w:eastAsiaTheme="minorEastAsia" w:hAnsiTheme="minorHAnsi" w:cstheme="minorBidi"/>
          <w:noProof/>
          <w:sz w:val="24"/>
          <w:szCs w:val="24"/>
          <w:lang w:val="de-DE" w:eastAsia="ja-JP"/>
        </w:rPr>
      </w:pPr>
      <w:ins w:id="35" w:author="Reinhard Janning" w:date="2014-04-23T11:44:00Z">
        <w:r w:rsidRPr="00C2734E">
          <w:rPr>
            <w:noProof/>
            <w:lang w:val="de-DE"/>
          </w:rPr>
          <w:t>Deal Struktur</w:t>
        </w:r>
        <w:r>
          <w:rPr>
            <w:noProof/>
          </w:rPr>
          <w:tab/>
        </w:r>
        <w:r>
          <w:rPr>
            <w:noProof/>
          </w:rPr>
          <w:fldChar w:fldCharType="begin"/>
        </w:r>
        <w:r>
          <w:rPr>
            <w:noProof/>
          </w:rPr>
          <w:instrText xml:space="preserve"> PAGEREF _Toc259872830 \h </w:instrText>
        </w:r>
      </w:ins>
      <w:r>
        <w:rPr>
          <w:noProof/>
        </w:rPr>
      </w:r>
      <w:r>
        <w:rPr>
          <w:noProof/>
        </w:rPr>
        <w:fldChar w:fldCharType="separate"/>
      </w:r>
      <w:ins w:id="36" w:author="Reinhard Janning" w:date="2014-04-23T11:44:00Z">
        <w:r>
          <w:rPr>
            <w:noProof/>
          </w:rPr>
          <w:t>11</w:t>
        </w:r>
        <w:r>
          <w:rPr>
            <w:noProof/>
          </w:rPr>
          <w:fldChar w:fldCharType="end"/>
        </w:r>
      </w:ins>
    </w:p>
    <w:p w14:paraId="6061B5FB" w14:textId="77777777" w:rsidR="00FC1C74" w:rsidRDefault="00FC1C74">
      <w:pPr>
        <w:pStyle w:val="Verzeichnis2"/>
        <w:tabs>
          <w:tab w:val="right" w:leader="dot" w:pos="9056"/>
        </w:tabs>
        <w:rPr>
          <w:ins w:id="37" w:author="Reinhard Janning" w:date="2014-04-23T11:44:00Z"/>
          <w:rFonts w:asciiTheme="minorHAnsi" w:eastAsiaTheme="minorEastAsia" w:hAnsiTheme="minorHAnsi" w:cstheme="minorBidi"/>
          <w:noProof/>
          <w:sz w:val="24"/>
          <w:szCs w:val="24"/>
          <w:lang w:val="de-DE" w:eastAsia="ja-JP"/>
        </w:rPr>
      </w:pPr>
      <w:ins w:id="38" w:author="Reinhard Janning" w:date="2014-04-23T11:44:00Z">
        <w:r>
          <w:rPr>
            <w:noProof/>
          </w:rPr>
          <w:t>Kaufpreis,</w:t>
        </w:r>
        <w:r>
          <w:rPr>
            <w:noProof/>
          </w:rPr>
          <w:tab/>
        </w:r>
        <w:r>
          <w:rPr>
            <w:noProof/>
          </w:rPr>
          <w:fldChar w:fldCharType="begin"/>
        </w:r>
        <w:r>
          <w:rPr>
            <w:noProof/>
          </w:rPr>
          <w:instrText xml:space="preserve"> PAGEREF _Toc259872831 \h </w:instrText>
        </w:r>
      </w:ins>
      <w:r>
        <w:rPr>
          <w:noProof/>
        </w:rPr>
      </w:r>
      <w:r>
        <w:rPr>
          <w:noProof/>
        </w:rPr>
        <w:fldChar w:fldCharType="separate"/>
      </w:r>
      <w:ins w:id="39" w:author="Reinhard Janning" w:date="2014-04-23T11:44:00Z">
        <w:r>
          <w:rPr>
            <w:noProof/>
          </w:rPr>
          <w:t>11</w:t>
        </w:r>
        <w:r>
          <w:rPr>
            <w:noProof/>
          </w:rPr>
          <w:fldChar w:fldCharType="end"/>
        </w:r>
      </w:ins>
    </w:p>
    <w:p w14:paraId="1F8F3EEB" w14:textId="77777777" w:rsidR="00FC1C74" w:rsidRDefault="00FC1C74">
      <w:pPr>
        <w:pStyle w:val="Verzeichnis2"/>
        <w:tabs>
          <w:tab w:val="right" w:leader="dot" w:pos="9056"/>
        </w:tabs>
        <w:rPr>
          <w:ins w:id="40" w:author="Reinhard Janning" w:date="2014-04-23T11:44:00Z"/>
          <w:rFonts w:asciiTheme="minorHAnsi" w:eastAsiaTheme="minorEastAsia" w:hAnsiTheme="minorHAnsi" w:cstheme="minorBidi"/>
          <w:noProof/>
          <w:sz w:val="24"/>
          <w:szCs w:val="24"/>
          <w:lang w:val="de-DE" w:eastAsia="ja-JP"/>
        </w:rPr>
      </w:pPr>
      <w:ins w:id="41" w:author="Reinhard Janning" w:date="2014-04-23T11:44:00Z">
        <w:r>
          <w:rPr>
            <w:noProof/>
          </w:rPr>
          <w:t>Firmenbewertung und Earn-Out:</w:t>
        </w:r>
        <w:r>
          <w:rPr>
            <w:noProof/>
          </w:rPr>
          <w:tab/>
        </w:r>
        <w:r>
          <w:rPr>
            <w:noProof/>
          </w:rPr>
          <w:fldChar w:fldCharType="begin"/>
        </w:r>
        <w:r>
          <w:rPr>
            <w:noProof/>
          </w:rPr>
          <w:instrText xml:space="preserve"> PAGEREF _Toc259872832 \h </w:instrText>
        </w:r>
      </w:ins>
      <w:r>
        <w:rPr>
          <w:noProof/>
        </w:rPr>
      </w:r>
      <w:r>
        <w:rPr>
          <w:noProof/>
        </w:rPr>
        <w:fldChar w:fldCharType="separate"/>
      </w:r>
      <w:ins w:id="42" w:author="Reinhard Janning" w:date="2014-04-23T11:44:00Z">
        <w:r>
          <w:rPr>
            <w:noProof/>
          </w:rPr>
          <w:t>11</w:t>
        </w:r>
        <w:r>
          <w:rPr>
            <w:noProof/>
          </w:rPr>
          <w:fldChar w:fldCharType="end"/>
        </w:r>
      </w:ins>
    </w:p>
    <w:p w14:paraId="556D83F4" w14:textId="77777777" w:rsidR="00FC1C74" w:rsidRDefault="00FC1C74">
      <w:pPr>
        <w:pStyle w:val="Verzeichnis2"/>
        <w:tabs>
          <w:tab w:val="right" w:leader="dot" w:pos="9056"/>
        </w:tabs>
        <w:rPr>
          <w:ins w:id="43" w:author="Reinhard Janning" w:date="2014-04-23T11:44:00Z"/>
          <w:rFonts w:asciiTheme="minorHAnsi" w:eastAsiaTheme="minorEastAsia" w:hAnsiTheme="minorHAnsi" w:cstheme="minorBidi"/>
          <w:noProof/>
          <w:sz w:val="24"/>
          <w:szCs w:val="24"/>
          <w:lang w:val="de-DE" w:eastAsia="ja-JP"/>
        </w:rPr>
      </w:pPr>
      <w:ins w:id="44" w:author="Reinhard Janning" w:date="2014-04-23T11:44:00Z">
        <w:r w:rsidRPr="00C2734E">
          <w:rPr>
            <w:noProof/>
            <w:lang w:val="de-DE"/>
          </w:rPr>
          <w:t>Zahlungsplan:</w:t>
        </w:r>
        <w:r>
          <w:rPr>
            <w:noProof/>
          </w:rPr>
          <w:tab/>
        </w:r>
        <w:r>
          <w:rPr>
            <w:noProof/>
          </w:rPr>
          <w:fldChar w:fldCharType="begin"/>
        </w:r>
        <w:r>
          <w:rPr>
            <w:noProof/>
          </w:rPr>
          <w:instrText xml:space="preserve"> PAGEREF _Toc259872833 \h </w:instrText>
        </w:r>
      </w:ins>
      <w:r>
        <w:rPr>
          <w:noProof/>
        </w:rPr>
      </w:r>
      <w:r>
        <w:rPr>
          <w:noProof/>
        </w:rPr>
        <w:fldChar w:fldCharType="separate"/>
      </w:r>
      <w:ins w:id="45" w:author="Reinhard Janning" w:date="2014-04-23T11:44:00Z">
        <w:r>
          <w:rPr>
            <w:noProof/>
          </w:rPr>
          <w:t>12</w:t>
        </w:r>
        <w:r>
          <w:rPr>
            <w:noProof/>
          </w:rPr>
          <w:fldChar w:fldCharType="end"/>
        </w:r>
      </w:ins>
    </w:p>
    <w:p w14:paraId="656C0586" w14:textId="77777777" w:rsidR="00FC1C74" w:rsidRDefault="00FC1C74">
      <w:pPr>
        <w:pStyle w:val="Verzeichnis2"/>
        <w:tabs>
          <w:tab w:val="right" w:leader="dot" w:pos="9056"/>
        </w:tabs>
        <w:rPr>
          <w:ins w:id="46" w:author="Reinhard Janning" w:date="2014-04-23T11:44:00Z"/>
          <w:rFonts w:asciiTheme="minorHAnsi" w:eastAsiaTheme="minorEastAsia" w:hAnsiTheme="minorHAnsi" w:cstheme="minorBidi"/>
          <w:noProof/>
          <w:sz w:val="24"/>
          <w:szCs w:val="24"/>
          <w:lang w:val="de-DE" w:eastAsia="ja-JP"/>
        </w:rPr>
      </w:pPr>
      <w:ins w:id="47" w:author="Reinhard Janning" w:date="2014-04-23T11:44:00Z">
        <w:r w:rsidRPr="00C2734E">
          <w:rPr>
            <w:noProof/>
            <w:lang w:val="de-DE"/>
          </w:rPr>
          <w:t>Sonstiges</w:t>
        </w:r>
        <w:r>
          <w:rPr>
            <w:noProof/>
          </w:rPr>
          <w:tab/>
        </w:r>
        <w:r>
          <w:rPr>
            <w:noProof/>
          </w:rPr>
          <w:fldChar w:fldCharType="begin"/>
        </w:r>
        <w:r>
          <w:rPr>
            <w:noProof/>
          </w:rPr>
          <w:instrText xml:space="preserve"> PAGEREF _Toc259872834 \h </w:instrText>
        </w:r>
      </w:ins>
      <w:r>
        <w:rPr>
          <w:noProof/>
        </w:rPr>
      </w:r>
      <w:r>
        <w:rPr>
          <w:noProof/>
        </w:rPr>
        <w:fldChar w:fldCharType="separate"/>
      </w:r>
      <w:ins w:id="48" w:author="Reinhard Janning" w:date="2014-04-23T11:44:00Z">
        <w:r>
          <w:rPr>
            <w:noProof/>
          </w:rPr>
          <w:t>12</w:t>
        </w:r>
        <w:r>
          <w:rPr>
            <w:noProof/>
          </w:rPr>
          <w:fldChar w:fldCharType="end"/>
        </w:r>
      </w:ins>
    </w:p>
    <w:p w14:paraId="7C1CD65E" w14:textId="77777777" w:rsidR="00FC1C74" w:rsidRDefault="00FC1C74">
      <w:pPr>
        <w:pStyle w:val="Verzeichnis1"/>
        <w:tabs>
          <w:tab w:val="right" w:leader="dot" w:pos="9056"/>
        </w:tabs>
        <w:rPr>
          <w:ins w:id="49" w:author="Reinhard Janning" w:date="2014-04-23T11:44:00Z"/>
          <w:rFonts w:asciiTheme="minorHAnsi" w:eastAsiaTheme="minorEastAsia" w:hAnsiTheme="minorHAnsi" w:cstheme="minorBidi"/>
          <w:noProof/>
          <w:sz w:val="24"/>
          <w:szCs w:val="24"/>
          <w:lang w:val="de-DE" w:eastAsia="ja-JP"/>
        </w:rPr>
      </w:pPr>
      <w:ins w:id="50" w:author="Reinhard Janning" w:date="2014-04-23T11:44:00Z">
        <w:r w:rsidRPr="00C2734E">
          <w:rPr>
            <w:noProof/>
            <w:lang w:val="de-DE"/>
          </w:rPr>
          <w:t>Zeitplan:</w:t>
        </w:r>
        <w:r>
          <w:rPr>
            <w:noProof/>
          </w:rPr>
          <w:tab/>
        </w:r>
        <w:r>
          <w:rPr>
            <w:noProof/>
          </w:rPr>
          <w:fldChar w:fldCharType="begin"/>
        </w:r>
        <w:r>
          <w:rPr>
            <w:noProof/>
          </w:rPr>
          <w:instrText xml:space="preserve"> PAGEREF _Toc259872835 \h </w:instrText>
        </w:r>
      </w:ins>
      <w:r>
        <w:rPr>
          <w:noProof/>
        </w:rPr>
      </w:r>
      <w:r>
        <w:rPr>
          <w:noProof/>
        </w:rPr>
        <w:fldChar w:fldCharType="separate"/>
      </w:r>
      <w:ins w:id="51" w:author="Reinhard Janning" w:date="2014-04-23T11:44:00Z">
        <w:r>
          <w:rPr>
            <w:noProof/>
          </w:rPr>
          <w:t>13</w:t>
        </w:r>
        <w:r>
          <w:rPr>
            <w:noProof/>
          </w:rPr>
          <w:fldChar w:fldCharType="end"/>
        </w:r>
      </w:ins>
    </w:p>
    <w:p w14:paraId="7958DB8A" w14:textId="77777777" w:rsidR="00FC1C74" w:rsidRDefault="00FC1C74">
      <w:pPr>
        <w:pStyle w:val="Verzeichnis1"/>
        <w:tabs>
          <w:tab w:val="right" w:leader="dot" w:pos="9056"/>
        </w:tabs>
        <w:rPr>
          <w:ins w:id="52" w:author="Reinhard Janning" w:date="2014-04-23T11:44:00Z"/>
          <w:rFonts w:asciiTheme="minorHAnsi" w:eastAsiaTheme="minorEastAsia" w:hAnsiTheme="minorHAnsi" w:cstheme="minorBidi"/>
          <w:noProof/>
          <w:sz w:val="24"/>
          <w:szCs w:val="24"/>
          <w:lang w:val="de-DE" w:eastAsia="ja-JP"/>
        </w:rPr>
      </w:pPr>
      <w:ins w:id="53" w:author="Reinhard Janning" w:date="2014-04-23T11:44:00Z">
        <w:r w:rsidRPr="00C2734E">
          <w:rPr>
            <w:noProof/>
            <w:lang w:val="de-DE"/>
          </w:rPr>
          <w:t>Schlüsselmitarbeiter/Mitarbeiterbeteiligung</w:t>
        </w:r>
        <w:r>
          <w:rPr>
            <w:noProof/>
          </w:rPr>
          <w:tab/>
        </w:r>
        <w:r>
          <w:rPr>
            <w:noProof/>
          </w:rPr>
          <w:fldChar w:fldCharType="begin"/>
        </w:r>
        <w:r>
          <w:rPr>
            <w:noProof/>
          </w:rPr>
          <w:instrText xml:space="preserve"> PAGEREF _Toc259872836 \h </w:instrText>
        </w:r>
      </w:ins>
      <w:r>
        <w:rPr>
          <w:noProof/>
        </w:rPr>
      </w:r>
      <w:r>
        <w:rPr>
          <w:noProof/>
        </w:rPr>
        <w:fldChar w:fldCharType="separate"/>
      </w:r>
      <w:ins w:id="54" w:author="Reinhard Janning" w:date="2014-04-23T11:44:00Z">
        <w:r>
          <w:rPr>
            <w:noProof/>
          </w:rPr>
          <w:t>14</w:t>
        </w:r>
        <w:r>
          <w:rPr>
            <w:noProof/>
          </w:rPr>
          <w:fldChar w:fldCharType="end"/>
        </w:r>
      </w:ins>
    </w:p>
    <w:p w14:paraId="60EB4606" w14:textId="77777777" w:rsidR="00FC1C74" w:rsidRDefault="00FC1C74">
      <w:pPr>
        <w:pStyle w:val="Verzeichnis1"/>
        <w:tabs>
          <w:tab w:val="right" w:leader="dot" w:pos="9056"/>
        </w:tabs>
        <w:rPr>
          <w:ins w:id="55" w:author="Reinhard Janning" w:date="2014-04-23T11:44:00Z"/>
          <w:rFonts w:asciiTheme="minorHAnsi" w:eastAsiaTheme="minorEastAsia" w:hAnsiTheme="minorHAnsi" w:cstheme="minorBidi"/>
          <w:noProof/>
          <w:sz w:val="24"/>
          <w:szCs w:val="24"/>
          <w:lang w:val="de-DE" w:eastAsia="ja-JP"/>
        </w:rPr>
      </w:pPr>
      <w:ins w:id="56" w:author="Reinhard Janning" w:date="2014-04-23T11:44:00Z">
        <w:r w:rsidRPr="00C2734E">
          <w:rPr>
            <w:noProof/>
            <w:lang w:val="de-DE"/>
          </w:rPr>
          <w:t>Firmierung und Marke DemandGen</w:t>
        </w:r>
        <w:r>
          <w:rPr>
            <w:noProof/>
          </w:rPr>
          <w:tab/>
        </w:r>
        <w:r>
          <w:rPr>
            <w:noProof/>
          </w:rPr>
          <w:fldChar w:fldCharType="begin"/>
        </w:r>
        <w:r>
          <w:rPr>
            <w:noProof/>
          </w:rPr>
          <w:instrText xml:space="preserve"> PAGEREF _Toc259872837 \h </w:instrText>
        </w:r>
      </w:ins>
      <w:r>
        <w:rPr>
          <w:noProof/>
        </w:rPr>
      </w:r>
      <w:r>
        <w:rPr>
          <w:noProof/>
        </w:rPr>
        <w:fldChar w:fldCharType="separate"/>
      </w:r>
      <w:ins w:id="57" w:author="Reinhard Janning" w:date="2014-04-23T11:44:00Z">
        <w:r>
          <w:rPr>
            <w:noProof/>
          </w:rPr>
          <w:t>14</w:t>
        </w:r>
        <w:r>
          <w:rPr>
            <w:noProof/>
          </w:rPr>
          <w:fldChar w:fldCharType="end"/>
        </w:r>
      </w:ins>
    </w:p>
    <w:p w14:paraId="3CEA4EFD" w14:textId="77777777" w:rsidR="00FC1C74" w:rsidRDefault="00FC1C74">
      <w:pPr>
        <w:pStyle w:val="Verzeichnis1"/>
        <w:tabs>
          <w:tab w:val="right" w:leader="dot" w:pos="9056"/>
        </w:tabs>
        <w:rPr>
          <w:ins w:id="58" w:author="Reinhard Janning" w:date="2014-04-23T11:44:00Z"/>
          <w:rFonts w:asciiTheme="minorHAnsi" w:eastAsiaTheme="minorEastAsia" w:hAnsiTheme="minorHAnsi" w:cstheme="minorBidi"/>
          <w:noProof/>
          <w:sz w:val="24"/>
          <w:szCs w:val="24"/>
          <w:lang w:val="de-DE" w:eastAsia="ja-JP"/>
        </w:rPr>
      </w:pPr>
      <w:ins w:id="59" w:author="Reinhard Janning" w:date="2014-04-23T11:44:00Z">
        <w:r w:rsidRPr="00C2734E">
          <w:rPr>
            <w:noProof/>
            <w:lang w:val="de-DE"/>
          </w:rPr>
          <w:t>Einbindung DG Gruppe in ec4u</w:t>
        </w:r>
        <w:r>
          <w:rPr>
            <w:noProof/>
          </w:rPr>
          <w:tab/>
        </w:r>
        <w:r>
          <w:rPr>
            <w:noProof/>
          </w:rPr>
          <w:fldChar w:fldCharType="begin"/>
        </w:r>
        <w:r>
          <w:rPr>
            <w:noProof/>
          </w:rPr>
          <w:instrText xml:space="preserve"> PAGEREF _Toc259872838 \h </w:instrText>
        </w:r>
      </w:ins>
      <w:r>
        <w:rPr>
          <w:noProof/>
        </w:rPr>
      </w:r>
      <w:r>
        <w:rPr>
          <w:noProof/>
        </w:rPr>
        <w:fldChar w:fldCharType="separate"/>
      </w:r>
      <w:ins w:id="60" w:author="Reinhard Janning" w:date="2014-04-23T11:44:00Z">
        <w:r>
          <w:rPr>
            <w:noProof/>
          </w:rPr>
          <w:t>14</w:t>
        </w:r>
        <w:r>
          <w:rPr>
            <w:noProof/>
          </w:rPr>
          <w:fldChar w:fldCharType="end"/>
        </w:r>
      </w:ins>
    </w:p>
    <w:p w14:paraId="03E50E97" w14:textId="77777777" w:rsidR="00FC1C74" w:rsidRDefault="00FC1C74">
      <w:pPr>
        <w:pStyle w:val="Verzeichnis1"/>
        <w:tabs>
          <w:tab w:val="right" w:leader="dot" w:pos="9056"/>
        </w:tabs>
        <w:rPr>
          <w:ins w:id="61" w:author="Reinhard Janning" w:date="2014-04-23T11:44:00Z"/>
          <w:rFonts w:asciiTheme="minorHAnsi" w:eastAsiaTheme="minorEastAsia" w:hAnsiTheme="minorHAnsi" w:cstheme="minorBidi"/>
          <w:noProof/>
          <w:sz w:val="24"/>
          <w:szCs w:val="24"/>
          <w:lang w:val="de-DE" w:eastAsia="ja-JP"/>
        </w:rPr>
      </w:pPr>
      <w:ins w:id="62" w:author="Reinhard Janning" w:date="2014-04-23T11:44:00Z">
        <w:r w:rsidRPr="00C2734E">
          <w:rPr>
            <w:noProof/>
            <w:lang w:val="de-DE"/>
          </w:rPr>
          <w:t>Zukünftige Rolle Reinhard in ec4u Gruppe</w:t>
        </w:r>
        <w:r>
          <w:rPr>
            <w:noProof/>
          </w:rPr>
          <w:tab/>
        </w:r>
        <w:r>
          <w:rPr>
            <w:noProof/>
          </w:rPr>
          <w:fldChar w:fldCharType="begin"/>
        </w:r>
        <w:r>
          <w:rPr>
            <w:noProof/>
          </w:rPr>
          <w:instrText xml:space="preserve"> PAGEREF _Toc259872839 \h </w:instrText>
        </w:r>
      </w:ins>
      <w:r>
        <w:rPr>
          <w:noProof/>
        </w:rPr>
      </w:r>
      <w:r>
        <w:rPr>
          <w:noProof/>
        </w:rPr>
        <w:fldChar w:fldCharType="separate"/>
      </w:r>
      <w:ins w:id="63" w:author="Reinhard Janning" w:date="2014-04-23T11:44:00Z">
        <w:r>
          <w:rPr>
            <w:noProof/>
          </w:rPr>
          <w:t>15</w:t>
        </w:r>
        <w:r>
          <w:rPr>
            <w:noProof/>
          </w:rPr>
          <w:fldChar w:fldCharType="end"/>
        </w:r>
      </w:ins>
    </w:p>
    <w:p w14:paraId="056D5FB2" w14:textId="77777777" w:rsidR="00FC1C74" w:rsidRDefault="00FC1C74">
      <w:pPr>
        <w:pStyle w:val="Verzeichnis1"/>
        <w:tabs>
          <w:tab w:val="right" w:leader="dot" w:pos="9056"/>
        </w:tabs>
        <w:rPr>
          <w:ins w:id="64" w:author="Reinhard Janning" w:date="2014-04-23T11:44:00Z"/>
          <w:rFonts w:asciiTheme="minorHAnsi" w:eastAsiaTheme="minorEastAsia" w:hAnsiTheme="minorHAnsi" w:cstheme="minorBidi"/>
          <w:noProof/>
          <w:sz w:val="24"/>
          <w:szCs w:val="24"/>
          <w:lang w:val="de-DE" w:eastAsia="ja-JP"/>
        </w:rPr>
      </w:pPr>
      <w:ins w:id="65" w:author="Reinhard Janning" w:date="2014-04-23T11:44:00Z">
        <w:r w:rsidRPr="00C2734E">
          <w:rPr>
            <w:noProof/>
            <w:lang w:val="de-DE"/>
          </w:rPr>
          <w:t>Einbindung DemandGen Management Team in ec4u Gruppe</w:t>
        </w:r>
        <w:r>
          <w:rPr>
            <w:noProof/>
          </w:rPr>
          <w:tab/>
        </w:r>
        <w:r>
          <w:rPr>
            <w:noProof/>
          </w:rPr>
          <w:fldChar w:fldCharType="begin"/>
        </w:r>
        <w:r>
          <w:rPr>
            <w:noProof/>
          </w:rPr>
          <w:instrText xml:space="preserve"> PAGEREF _Toc259872840 \h </w:instrText>
        </w:r>
      </w:ins>
      <w:r>
        <w:rPr>
          <w:noProof/>
        </w:rPr>
      </w:r>
      <w:r>
        <w:rPr>
          <w:noProof/>
        </w:rPr>
        <w:fldChar w:fldCharType="separate"/>
      </w:r>
      <w:ins w:id="66" w:author="Reinhard Janning" w:date="2014-04-23T11:44:00Z">
        <w:r>
          <w:rPr>
            <w:noProof/>
          </w:rPr>
          <w:t>15</w:t>
        </w:r>
        <w:r>
          <w:rPr>
            <w:noProof/>
          </w:rPr>
          <w:fldChar w:fldCharType="end"/>
        </w:r>
      </w:ins>
    </w:p>
    <w:p w14:paraId="4FFCE2EA" w14:textId="77777777" w:rsidR="00FC1C74" w:rsidRDefault="00FC1C74">
      <w:pPr>
        <w:pStyle w:val="Verzeichnis1"/>
        <w:tabs>
          <w:tab w:val="right" w:leader="dot" w:pos="9056"/>
        </w:tabs>
        <w:rPr>
          <w:ins w:id="67" w:author="Reinhard Janning" w:date="2014-04-23T11:44:00Z"/>
          <w:rFonts w:asciiTheme="minorHAnsi" w:eastAsiaTheme="minorEastAsia" w:hAnsiTheme="minorHAnsi" w:cstheme="minorBidi"/>
          <w:noProof/>
          <w:sz w:val="24"/>
          <w:szCs w:val="24"/>
          <w:lang w:val="de-DE" w:eastAsia="ja-JP"/>
        </w:rPr>
      </w:pPr>
      <w:ins w:id="68" w:author="Reinhard Janning" w:date="2014-04-23T11:44:00Z">
        <w:r w:rsidRPr="00C2734E">
          <w:rPr>
            <w:noProof/>
            <w:lang w:val="de-DE"/>
          </w:rPr>
          <w:t>Ressourcing &amp; Staffing</w:t>
        </w:r>
        <w:r>
          <w:rPr>
            <w:noProof/>
          </w:rPr>
          <w:tab/>
        </w:r>
        <w:r>
          <w:rPr>
            <w:noProof/>
          </w:rPr>
          <w:fldChar w:fldCharType="begin"/>
        </w:r>
        <w:r>
          <w:rPr>
            <w:noProof/>
          </w:rPr>
          <w:instrText xml:space="preserve"> PAGEREF _Toc259872841 \h </w:instrText>
        </w:r>
      </w:ins>
      <w:r>
        <w:rPr>
          <w:noProof/>
        </w:rPr>
      </w:r>
      <w:r>
        <w:rPr>
          <w:noProof/>
        </w:rPr>
        <w:fldChar w:fldCharType="separate"/>
      </w:r>
      <w:ins w:id="69" w:author="Reinhard Janning" w:date="2014-04-23T11:44:00Z">
        <w:r>
          <w:rPr>
            <w:noProof/>
          </w:rPr>
          <w:t>15</w:t>
        </w:r>
        <w:r>
          <w:rPr>
            <w:noProof/>
          </w:rPr>
          <w:fldChar w:fldCharType="end"/>
        </w:r>
      </w:ins>
    </w:p>
    <w:p w14:paraId="339A0E24" w14:textId="77777777" w:rsidR="00FC1C74" w:rsidRDefault="00FC1C74">
      <w:pPr>
        <w:pStyle w:val="Verzeichnis1"/>
        <w:tabs>
          <w:tab w:val="right" w:leader="dot" w:pos="9056"/>
        </w:tabs>
        <w:rPr>
          <w:ins w:id="70" w:author="Reinhard Janning" w:date="2014-04-23T11:44:00Z"/>
          <w:rFonts w:asciiTheme="minorHAnsi" w:eastAsiaTheme="minorEastAsia" w:hAnsiTheme="minorHAnsi" w:cstheme="minorBidi"/>
          <w:noProof/>
          <w:sz w:val="24"/>
          <w:szCs w:val="24"/>
          <w:lang w:val="de-DE" w:eastAsia="ja-JP"/>
        </w:rPr>
      </w:pPr>
      <w:ins w:id="71" w:author="Reinhard Janning" w:date="2014-04-23T11:44:00Z">
        <w:r w:rsidRPr="00C2734E">
          <w:rPr>
            <w:noProof/>
            <w:lang w:val="de-DE"/>
          </w:rPr>
          <w:t>Strategie für UK/Australien Post-Merger</w:t>
        </w:r>
        <w:r>
          <w:rPr>
            <w:noProof/>
          </w:rPr>
          <w:tab/>
        </w:r>
        <w:r>
          <w:rPr>
            <w:noProof/>
          </w:rPr>
          <w:fldChar w:fldCharType="begin"/>
        </w:r>
        <w:r>
          <w:rPr>
            <w:noProof/>
          </w:rPr>
          <w:instrText xml:space="preserve"> PAGEREF _Toc259872842 \h </w:instrText>
        </w:r>
      </w:ins>
      <w:r>
        <w:rPr>
          <w:noProof/>
        </w:rPr>
      </w:r>
      <w:r>
        <w:rPr>
          <w:noProof/>
        </w:rPr>
        <w:fldChar w:fldCharType="separate"/>
      </w:r>
      <w:ins w:id="72" w:author="Reinhard Janning" w:date="2014-04-23T11:44:00Z">
        <w:r>
          <w:rPr>
            <w:noProof/>
          </w:rPr>
          <w:t>15</w:t>
        </w:r>
        <w:r>
          <w:rPr>
            <w:noProof/>
          </w:rPr>
          <w:fldChar w:fldCharType="end"/>
        </w:r>
      </w:ins>
    </w:p>
    <w:p w14:paraId="381D3A78" w14:textId="77777777" w:rsidR="00FC1C74" w:rsidRDefault="00FC1C74">
      <w:pPr>
        <w:pStyle w:val="Verzeichnis1"/>
        <w:tabs>
          <w:tab w:val="right" w:leader="dot" w:pos="9056"/>
        </w:tabs>
        <w:rPr>
          <w:ins w:id="73" w:author="Reinhard Janning" w:date="2014-04-23T11:44:00Z"/>
          <w:rFonts w:asciiTheme="minorHAnsi" w:eastAsiaTheme="minorEastAsia" w:hAnsiTheme="minorHAnsi" w:cstheme="minorBidi"/>
          <w:noProof/>
          <w:sz w:val="24"/>
          <w:szCs w:val="24"/>
          <w:lang w:val="de-DE" w:eastAsia="ja-JP"/>
        </w:rPr>
      </w:pPr>
      <w:ins w:id="74" w:author="Reinhard Janning" w:date="2014-04-23T11:44:00Z">
        <w:r w:rsidRPr="00C2734E">
          <w:rPr>
            <w:noProof/>
            <w:lang w:val="de-DE"/>
          </w:rPr>
          <w:t>IT Infrastruktur &amp; Office Management</w:t>
        </w:r>
        <w:r>
          <w:rPr>
            <w:noProof/>
          </w:rPr>
          <w:tab/>
        </w:r>
        <w:r>
          <w:rPr>
            <w:noProof/>
          </w:rPr>
          <w:fldChar w:fldCharType="begin"/>
        </w:r>
        <w:r>
          <w:rPr>
            <w:noProof/>
          </w:rPr>
          <w:instrText xml:space="preserve"> PAGEREF _Toc259872843 \h </w:instrText>
        </w:r>
      </w:ins>
      <w:r>
        <w:rPr>
          <w:noProof/>
        </w:rPr>
      </w:r>
      <w:r>
        <w:rPr>
          <w:noProof/>
        </w:rPr>
        <w:fldChar w:fldCharType="separate"/>
      </w:r>
      <w:ins w:id="75" w:author="Reinhard Janning" w:date="2014-04-23T11:44:00Z">
        <w:r>
          <w:rPr>
            <w:noProof/>
          </w:rPr>
          <w:t>15</w:t>
        </w:r>
        <w:r>
          <w:rPr>
            <w:noProof/>
          </w:rPr>
          <w:fldChar w:fldCharType="end"/>
        </w:r>
      </w:ins>
    </w:p>
    <w:p w14:paraId="5458DAB2" w14:textId="77777777" w:rsidR="00FC1C74" w:rsidRDefault="00FC1C74">
      <w:pPr>
        <w:pStyle w:val="Verzeichnis1"/>
        <w:tabs>
          <w:tab w:val="right" w:leader="dot" w:pos="9056"/>
        </w:tabs>
        <w:rPr>
          <w:ins w:id="76" w:author="Reinhard Janning" w:date="2014-04-23T11:44:00Z"/>
          <w:rFonts w:asciiTheme="minorHAnsi" w:eastAsiaTheme="minorEastAsia" w:hAnsiTheme="minorHAnsi" w:cstheme="minorBidi"/>
          <w:noProof/>
          <w:sz w:val="24"/>
          <w:szCs w:val="24"/>
          <w:lang w:val="de-DE" w:eastAsia="ja-JP"/>
        </w:rPr>
      </w:pPr>
      <w:ins w:id="77" w:author="Reinhard Janning" w:date="2014-04-23T11:44:00Z">
        <w:r w:rsidRPr="00C2734E">
          <w:rPr>
            <w:noProof/>
            <w:lang w:val="de-DE"/>
          </w:rPr>
          <w:t>Finance &amp; HR</w:t>
        </w:r>
        <w:r>
          <w:rPr>
            <w:noProof/>
          </w:rPr>
          <w:tab/>
        </w:r>
        <w:r>
          <w:rPr>
            <w:noProof/>
          </w:rPr>
          <w:fldChar w:fldCharType="begin"/>
        </w:r>
        <w:r>
          <w:rPr>
            <w:noProof/>
          </w:rPr>
          <w:instrText xml:space="preserve"> PAGEREF _Toc259872844 \h </w:instrText>
        </w:r>
      </w:ins>
      <w:r>
        <w:rPr>
          <w:noProof/>
        </w:rPr>
      </w:r>
      <w:r>
        <w:rPr>
          <w:noProof/>
        </w:rPr>
        <w:fldChar w:fldCharType="separate"/>
      </w:r>
      <w:ins w:id="78" w:author="Reinhard Janning" w:date="2014-04-23T11:44:00Z">
        <w:r>
          <w:rPr>
            <w:noProof/>
          </w:rPr>
          <w:t>16</w:t>
        </w:r>
        <w:r>
          <w:rPr>
            <w:noProof/>
          </w:rPr>
          <w:fldChar w:fldCharType="end"/>
        </w:r>
      </w:ins>
    </w:p>
    <w:p w14:paraId="6FCAB4FB" w14:textId="77777777" w:rsidR="00FC1C74" w:rsidRDefault="00FC1C74">
      <w:pPr>
        <w:pStyle w:val="Verzeichnis1"/>
        <w:tabs>
          <w:tab w:val="right" w:leader="dot" w:pos="9056"/>
        </w:tabs>
        <w:rPr>
          <w:ins w:id="79" w:author="Reinhard Janning" w:date="2014-04-23T11:44:00Z"/>
          <w:rFonts w:asciiTheme="minorHAnsi" w:eastAsiaTheme="minorEastAsia" w:hAnsiTheme="minorHAnsi" w:cstheme="minorBidi"/>
          <w:noProof/>
          <w:sz w:val="24"/>
          <w:szCs w:val="24"/>
          <w:lang w:val="de-DE" w:eastAsia="ja-JP"/>
        </w:rPr>
      </w:pPr>
      <w:ins w:id="80" w:author="Reinhard Janning" w:date="2014-04-23T11:44:00Z">
        <w:r w:rsidRPr="00C2734E">
          <w:rPr>
            <w:noProof/>
            <w:lang w:val="de-DE"/>
          </w:rPr>
          <w:t>DemandGen Brand / Transition nach ec4u</w:t>
        </w:r>
        <w:r>
          <w:rPr>
            <w:noProof/>
          </w:rPr>
          <w:tab/>
        </w:r>
        <w:r>
          <w:rPr>
            <w:noProof/>
          </w:rPr>
          <w:fldChar w:fldCharType="begin"/>
        </w:r>
        <w:r>
          <w:rPr>
            <w:noProof/>
          </w:rPr>
          <w:instrText xml:space="preserve"> PAGEREF _Toc259872845 \h </w:instrText>
        </w:r>
      </w:ins>
      <w:r>
        <w:rPr>
          <w:noProof/>
        </w:rPr>
      </w:r>
      <w:r>
        <w:rPr>
          <w:noProof/>
        </w:rPr>
        <w:fldChar w:fldCharType="separate"/>
      </w:r>
      <w:ins w:id="81" w:author="Reinhard Janning" w:date="2014-04-23T11:44:00Z">
        <w:r>
          <w:rPr>
            <w:noProof/>
          </w:rPr>
          <w:t>16</w:t>
        </w:r>
        <w:r>
          <w:rPr>
            <w:noProof/>
          </w:rPr>
          <w:fldChar w:fldCharType="end"/>
        </w:r>
      </w:ins>
    </w:p>
    <w:p w14:paraId="4E8DE49D" w14:textId="77777777" w:rsidR="00FC1C74" w:rsidRDefault="00FC1C74">
      <w:pPr>
        <w:pStyle w:val="Verzeichnis1"/>
        <w:tabs>
          <w:tab w:val="right" w:leader="dot" w:pos="9056"/>
        </w:tabs>
        <w:rPr>
          <w:ins w:id="82" w:author="Reinhard Janning" w:date="2014-04-23T11:44:00Z"/>
          <w:rFonts w:asciiTheme="minorHAnsi" w:eastAsiaTheme="minorEastAsia" w:hAnsiTheme="minorHAnsi" w:cstheme="minorBidi"/>
          <w:noProof/>
          <w:sz w:val="24"/>
          <w:szCs w:val="24"/>
          <w:lang w:val="de-DE" w:eastAsia="ja-JP"/>
        </w:rPr>
      </w:pPr>
      <w:ins w:id="83" w:author="Reinhard Janning" w:date="2014-04-23T11:44:00Z">
        <w:r w:rsidRPr="00C2734E">
          <w:rPr>
            <w:noProof/>
            <w:lang w:val="de-DE"/>
          </w:rPr>
          <w:t>Marketing Automation mit  SFDC/Microsoft</w:t>
        </w:r>
        <w:r>
          <w:rPr>
            <w:noProof/>
          </w:rPr>
          <w:tab/>
        </w:r>
        <w:r>
          <w:rPr>
            <w:noProof/>
          </w:rPr>
          <w:fldChar w:fldCharType="begin"/>
        </w:r>
        <w:r>
          <w:rPr>
            <w:noProof/>
          </w:rPr>
          <w:instrText xml:space="preserve"> PAGEREF _Toc259872846 \h </w:instrText>
        </w:r>
      </w:ins>
      <w:r>
        <w:rPr>
          <w:noProof/>
        </w:rPr>
      </w:r>
      <w:r>
        <w:rPr>
          <w:noProof/>
        </w:rPr>
        <w:fldChar w:fldCharType="separate"/>
      </w:r>
      <w:ins w:id="84" w:author="Reinhard Janning" w:date="2014-04-23T11:44:00Z">
        <w:r>
          <w:rPr>
            <w:noProof/>
          </w:rPr>
          <w:t>16</w:t>
        </w:r>
        <w:r>
          <w:rPr>
            <w:noProof/>
          </w:rPr>
          <w:fldChar w:fldCharType="end"/>
        </w:r>
      </w:ins>
    </w:p>
    <w:p w14:paraId="34883660" w14:textId="77777777" w:rsidR="00FC1C74" w:rsidRDefault="00FC1C74">
      <w:pPr>
        <w:pStyle w:val="Verzeichnis1"/>
        <w:tabs>
          <w:tab w:val="right" w:leader="dot" w:pos="9056"/>
        </w:tabs>
        <w:rPr>
          <w:ins w:id="85" w:author="Reinhard Janning" w:date="2014-04-23T11:44:00Z"/>
          <w:rFonts w:asciiTheme="minorHAnsi" w:eastAsiaTheme="minorEastAsia" w:hAnsiTheme="minorHAnsi" w:cstheme="minorBidi"/>
          <w:noProof/>
          <w:sz w:val="24"/>
          <w:szCs w:val="24"/>
          <w:lang w:val="de-DE" w:eastAsia="ja-JP"/>
        </w:rPr>
      </w:pPr>
      <w:ins w:id="86" w:author="Reinhard Janning" w:date="2014-04-23T11:44:00Z">
        <w:r w:rsidRPr="00C2734E">
          <w:rPr>
            <w:noProof/>
            <w:lang w:val="de-DE"/>
          </w:rPr>
          <w:t>Erwartungshaltung Management ec4u</w:t>
        </w:r>
        <w:r>
          <w:rPr>
            <w:noProof/>
          </w:rPr>
          <w:tab/>
        </w:r>
        <w:r>
          <w:rPr>
            <w:noProof/>
          </w:rPr>
          <w:fldChar w:fldCharType="begin"/>
        </w:r>
        <w:r>
          <w:rPr>
            <w:noProof/>
          </w:rPr>
          <w:instrText xml:space="preserve"> PAGEREF _Toc259872847 \h </w:instrText>
        </w:r>
      </w:ins>
      <w:r>
        <w:rPr>
          <w:noProof/>
        </w:rPr>
      </w:r>
      <w:r>
        <w:rPr>
          <w:noProof/>
        </w:rPr>
        <w:fldChar w:fldCharType="separate"/>
      </w:r>
      <w:ins w:id="87" w:author="Reinhard Janning" w:date="2014-04-23T11:44:00Z">
        <w:r>
          <w:rPr>
            <w:noProof/>
          </w:rPr>
          <w:t>16</w:t>
        </w:r>
        <w:r>
          <w:rPr>
            <w:noProof/>
          </w:rPr>
          <w:fldChar w:fldCharType="end"/>
        </w:r>
      </w:ins>
    </w:p>
    <w:p w14:paraId="689AC475" w14:textId="77777777" w:rsidR="00FC1C74" w:rsidRDefault="00FC1C74">
      <w:pPr>
        <w:pStyle w:val="Verzeichnis1"/>
        <w:tabs>
          <w:tab w:val="right" w:leader="dot" w:pos="9056"/>
        </w:tabs>
        <w:rPr>
          <w:ins w:id="88" w:author="Reinhard Janning" w:date="2014-04-23T11:44:00Z"/>
          <w:rFonts w:asciiTheme="minorHAnsi" w:eastAsiaTheme="minorEastAsia" w:hAnsiTheme="minorHAnsi" w:cstheme="minorBidi"/>
          <w:noProof/>
          <w:sz w:val="24"/>
          <w:szCs w:val="24"/>
          <w:lang w:val="de-DE" w:eastAsia="ja-JP"/>
        </w:rPr>
      </w:pPr>
      <w:ins w:id="89" w:author="Reinhard Janning" w:date="2014-04-23T11:44:00Z">
        <w:r w:rsidRPr="00C2734E">
          <w:rPr>
            <w:noProof/>
            <w:lang w:val="de-DE"/>
          </w:rPr>
          <w:t>Büro München - zukünftige Pläne</w:t>
        </w:r>
        <w:r>
          <w:rPr>
            <w:noProof/>
          </w:rPr>
          <w:tab/>
        </w:r>
        <w:r>
          <w:rPr>
            <w:noProof/>
          </w:rPr>
          <w:fldChar w:fldCharType="begin"/>
        </w:r>
        <w:r>
          <w:rPr>
            <w:noProof/>
          </w:rPr>
          <w:instrText xml:space="preserve"> PAGEREF _Toc259872848 \h </w:instrText>
        </w:r>
      </w:ins>
      <w:r>
        <w:rPr>
          <w:noProof/>
        </w:rPr>
      </w:r>
      <w:r>
        <w:rPr>
          <w:noProof/>
        </w:rPr>
        <w:fldChar w:fldCharType="separate"/>
      </w:r>
      <w:ins w:id="90" w:author="Reinhard Janning" w:date="2014-04-23T11:44:00Z">
        <w:r>
          <w:rPr>
            <w:noProof/>
          </w:rPr>
          <w:t>16</w:t>
        </w:r>
        <w:r>
          <w:rPr>
            <w:noProof/>
          </w:rPr>
          <w:fldChar w:fldCharType="end"/>
        </w:r>
      </w:ins>
    </w:p>
    <w:p w14:paraId="146FB691" w14:textId="77777777" w:rsidR="00FC1C74" w:rsidRDefault="00FC1C74">
      <w:pPr>
        <w:pStyle w:val="Verzeichnis1"/>
        <w:tabs>
          <w:tab w:val="right" w:leader="dot" w:pos="9056"/>
        </w:tabs>
        <w:rPr>
          <w:ins w:id="91" w:author="Reinhard Janning" w:date="2014-04-23T11:44:00Z"/>
          <w:rFonts w:asciiTheme="minorHAnsi" w:eastAsiaTheme="minorEastAsia" w:hAnsiTheme="minorHAnsi" w:cstheme="minorBidi"/>
          <w:noProof/>
          <w:sz w:val="24"/>
          <w:szCs w:val="24"/>
          <w:lang w:val="de-DE" w:eastAsia="ja-JP"/>
        </w:rPr>
      </w:pPr>
      <w:ins w:id="92" w:author="Reinhard Janning" w:date="2014-04-23T11:44:00Z">
        <w:r w:rsidRPr="00C2734E">
          <w:rPr>
            <w:noProof/>
            <w:lang w:val="de-DE"/>
          </w:rPr>
          <w:t>cloud world AG und DemandGen</w:t>
        </w:r>
        <w:r>
          <w:rPr>
            <w:noProof/>
          </w:rPr>
          <w:tab/>
        </w:r>
        <w:r>
          <w:rPr>
            <w:noProof/>
          </w:rPr>
          <w:fldChar w:fldCharType="begin"/>
        </w:r>
        <w:r>
          <w:rPr>
            <w:noProof/>
          </w:rPr>
          <w:instrText xml:space="preserve"> PAGEREF _Toc259872849 \h </w:instrText>
        </w:r>
      </w:ins>
      <w:r>
        <w:rPr>
          <w:noProof/>
        </w:rPr>
      </w:r>
      <w:r>
        <w:rPr>
          <w:noProof/>
        </w:rPr>
        <w:fldChar w:fldCharType="separate"/>
      </w:r>
      <w:ins w:id="93" w:author="Reinhard Janning" w:date="2014-04-23T11:44:00Z">
        <w:r>
          <w:rPr>
            <w:noProof/>
          </w:rPr>
          <w:t>16</w:t>
        </w:r>
        <w:r>
          <w:rPr>
            <w:noProof/>
          </w:rPr>
          <w:fldChar w:fldCharType="end"/>
        </w:r>
      </w:ins>
    </w:p>
    <w:p w14:paraId="1CBB8808" w14:textId="77777777" w:rsidR="00FC1C74" w:rsidRDefault="00FC1C74">
      <w:pPr>
        <w:pStyle w:val="Verzeichnis1"/>
        <w:tabs>
          <w:tab w:val="right" w:leader="dot" w:pos="9056"/>
        </w:tabs>
        <w:rPr>
          <w:ins w:id="94" w:author="Reinhard Janning" w:date="2014-04-23T11:44:00Z"/>
          <w:rFonts w:asciiTheme="minorHAnsi" w:eastAsiaTheme="minorEastAsia" w:hAnsiTheme="minorHAnsi" w:cstheme="minorBidi"/>
          <w:noProof/>
          <w:sz w:val="24"/>
          <w:szCs w:val="24"/>
          <w:lang w:val="de-DE" w:eastAsia="ja-JP"/>
        </w:rPr>
      </w:pPr>
      <w:ins w:id="95" w:author="Reinhard Janning" w:date="2014-04-23T11:44:00Z">
        <w:r w:rsidRPr="00C2734E">
          <w:rPr>
            <w:noProof/>
            <w:lang w:val="de-DE"/>
          </w:rPr>
          <w:t>Punkte ec4u:</w:t>
        </w:r>
        <w:r>
          <w:rPr>
            <w:noProof/>
          </w:rPr>
          <w:tab/>
        </w:r>
        <w:r>
          <w:rPr>
            <w:noProof/>
          </w:rPr>
          <w:fldChar w:fldCharType="begin"/>
        </w:r>
        <w:r>
          <w:rPr>
            <w:noProof/>
          </w:rPr>
          <w:instrText xml:space="preserve"> PAGEREF _Toc259872850 \h </w:instrText>
        </w:r>
      </w:ins>
      <w:r>
        <w:rPr>
          <w:noProof/>
        </w:rPr>
      </w:r>
      <w:r>
        <w:rPr>
          <w:noProof/>
        </w:rPr>
        <w:fldChar w:fldCharType="separate"/>
      </w:r>
      <w:ins w:id="96" w:author="Reinhard Janning" w:date="2014-04-23T11:44:00Z">
        <w:r>
          <w:rPr>
            <w:noProof/>
          </w:rPr>
          <w:t>16</w:t>
        </w:r>
        <w:r>
          <w:rPr>
            <w:noProof/>
          </w:rPr>
          <w:fldChar w:fldCharType="end"/>
        </w:r>
      </w:ins>
    </w:p>
    <w:p w14:paraId="5A24B093" w14:textId="77777777" w:rsidR="00953ED0" w:rsidRPr="00953ED0" w:rsidDel="00AB52DB" w:rsidRDefault="00953ED0">
      <w:pPr>
        <w:pStyle w:val="Verzeichnis1"/>
        <w:tabs>
          <w:tab w:val="right" w:leader="dot" w:pos="9056"/>
        </w:tabs>
        <w:rPr>
          <w:del w:id="97" w:author="Reinhard Janning" w:date="2014-04-22T12:51:00Z"/>
          <w:rFonts w:asciiTheme="minorHAnsi" w:eastAsiaTheme="minorEastAsia" w:hAnsiTheme="minorHAnsi" w:cstheme="minorBidi"/>
          <w:noProof/>
          <w:sz w:val="22"/>
          <w:szCs w:val="22"/>
          <w:lang w:val="de-DE"/>
        </w:rPr>
      </w:pPr>
      <w:del w:id="98" w:author="Reinhard Janning" w:date="2014-04-22T12:51:00Z">
        <w:r w:rsidRPr="00977465" w:rsidDel="00AB52DB">
          <w:rPr>
            <w:noProof/>
            <w:lang w:val="de-DE"/>
          </w:rPr>
          <w:delText>Management Summary</w:delText>
        </w:r>
        <w:r w:rsidRPr="00953ED0" w:rsidDel="00AB52DB">
          <w:rPr>
            <w:noProof/>
            <w:lang w:val="de-DE"/>
          </w:rPr>
          <w:tab/>
          <w:delText>3</w:delText>
        </w:r>
      </w:del>
    </w:p>
    <w:p w14:paraId="4C96EA7E" w14:textId="77777777" w:rsidR="00953ED0" w:rsidRPr="00953ED0" w:rsidDel="00AB52DB" w:rsidRDefault="00953ED0">
      <w:pPr>
        <w:pStyle w:val="Verzeichnis1"/>
        <w:tabs>
          <w:tab w:val="right" w:leader="dot" w:pos="9056"/>
        </w:tabs>
        <w:rPr>
          <w:del w:id="99" w:author="Reinhard Janning" w:date="2014-04-22T12:51:00Z"/>
          <w:rFonts w:asciiTheme="minorHAnsi" w:eastAsiaTheme="minorEastAsia" w:hAnsiTheme="minorHAnsi" w:cstheme="minorBidi"/>
          <w:noProof/>
          <w:sz w:val="22"/>
          <w:szCs w:val="22"/>
          <w:lang w:val="de-DE"/>
        </w:rPr>
      </w:pPr>
      <w:del w:id="100" w:author="Reinhard Janning" w:date="2014-04-22T12:51:00Z">
        <w:r w:rsidRPr="00977465" w:rsidDel="00AB52DB">
          <w:rPr>
            <w:noProof/>
            <w:lang w:val="de-DE"/>
          </w:rPr>
          <w:delText>Unternehmensstruktur DemandGen</w:delText>
        </w:r>
        <w:r w:rsidRPr="00953ED0" w:rsidDel="00AB52DB">
          <w:rPr>
            <w:noProof/>
            <w:lang w:val="de-DE"/>
          </w:rPr>
          <w:tab/>
          <w:delText>3</w:delText>
        </w:r>
      </w:del>
    </w:p>
    <w:p w14:paraId="54AEBD9D" w14:textId="77777777" w:rsidR="00953ED0" w:rsidRPr="00953ED0" w:rsidDel="00AB52DB" w:rsidRDefault="00953ED0">
      <w:pPr>
        <w:pStyle w:val="Verzeichnis1"/>
        <w:tabs>
          <w:tab w:val="right" w:leader="dot" w:pos="9056"/>
        </w:tabs>
        <w:rPr>
          <w:del w:id="101" w:author="Reinhard Janning" w:date="2014-04-22T12:51:00Z"/>
          <w:rFonts w:asciiTheme="minorHAnsi" w:eastAsiaTheme="minorEastAsia" w:hAnsiTheme="minorHAnsi" w:cstheme="minorBidi"/>
          <w:noProof/>
          <w:sz w:val="22"/>
          <w:szCs w:val="22"/>
          <w:lang w:val="de-DE"/>
        </w:rPr>
      </w:pPr>
      <w:del w:id="102" w:author="Reinhard Janning" w:date="2014-04-22T12:51:00Z">
        <w:r w:rsidRPr="00977465" w:rsidDel="00AB52DB">
          <w:rPr>
            <w:noProof/>
            <w:lang w:val="de-DE"/>
          </w:rPr>
          <w:delText>Finanzzahlen DemandGen</w:delText>
        </w:r>
        <w:r w:rsidRPr="00953ED0" w:rsidDel="00AB52DB">
          <w:rPr>
            <w:noProof/>
            <w:lang w:val="de-DE"/>
          </w:rPr>
          <w:tab/>
          <w:delText>4</w:delText>
        </w:r>
      </w:del>
    </w:p>
    <w:p w14:paraId="4EAD01B5" w14:textId="77777777" w:rsidR="00953ED0" w:rsidRPr="00953ED0" w:rsidDel="00AB52DB" w:rsidRDefault="00953ED0">
      <w:pPr>
        <w:pStyle w:val="Verzeichnis1"/>
        <w:tabs>
          <w:tab w:val="right" w:leader="dot" w:pos="9056"/>
        </w:tabs>
        <w:rPr>
          <w:del w:id="103" w:author="Reinhard Janning" w:date="2014-04-22T12:51:00Z"/>
          <w:rFonts w:asciiTheme="minorHAnsi" w:eastAsiaTheme="minorEastAsia" w:hAnsiTheme="minorHAnsi" w:cstheme="minorBidi"/>
          <w:noProof/>
          <w:sz w:val="22"/>
          <w:szCs w:val="22"/>
          <w:lang w:val="de-DE"/>
        </w:rPr>
      </w:pPr>
      <w:del w:id="104" w:author="Reinhard Janning" w:date="2014-04-22T12:51:00Z">
        <w:r w:rsidRPr="00977465" w:rsidDel="00AB52DB">
          <w:rPr>
            <w:noProof/>
            <w:lang w:val="de-DE"/>
          </w:rPr>
          <w:delText>Management &amp; Personal DemandGen</w:delText>
        </w:r>
        <w:r w:rsidRPr="00953ED0" w:rsidDel="00AB52DB">
          <w:rPr>
            <w:noProof/>
            <w:lang w:val="de-DE"/>
          </w:rPr>
          <w:tab/>
          <w:delText>6</w:delText>
        </w:r>
      </w:del>
    </w:p>
    <w:p w14:paraId="5E275624" w14:textId="77777777" w:rsidR="00953ED0" w:rsidRPr="00C43855" w:rsidDel="00AB52DB" w:rsidRDefault="00953ED0">
      <w:pPr>
        <w:pStyle w:val="Verzeichnis1"/>
        <w:tabs>
          <w:tab w:val="right" w:leader="dot" w:pos="9056"/>
        </w:tabs>
        <w:rPr>
          <w:del w:id="105" w:author="Reinhard Janning" w:date="2014-04-22T12:51:00Z"/>
          <w:rFonts w:asciiTheme="minorHAnsi" w:eastAsiaTheme="minorEastAsia" w:hAnsiTheme="minorHAnsi" w:cstheme="minorBidi"/>
          <w:noProof/>
          <w:sz w:val="22"/>
          <w:szCs w:val="22"/>
        </w:rPr>
      </w:pPr>
      <w:del w:id="106" w:author="Reinhard Janning" w:date="2014-04-22T12:51:00Z">
        <w:r w:rsidRPr="00C43855" w:rsidDel="00AB52DB">
          <w:rPr>
            <w:noProof/>
          </w:rPr>
          <w:delText>Kunden DemandGen</w:delText>
        </w:r>
        <w:r w:rsidRPr="00C43855" w:rsidDel="00AB52DB">
          <w:rPr>
            <w:noProof/>
          </w:rPr>
          <w:tab/>
          <w:delText>7</w:delText>
        </w:r>
      </w:del>
    </w:p>
    <w:p w14:paraId="262097AB" w14:textId="77777777" w:rsidR="00953ED0" w:rsidDel="00AB52DB" w:rsidRDefault="00953ED0">
      <w:pPr>
        <w:pStyle w:val="Verzeichnis1"/>
        <w:tabs>
          <w:tab w:val="right" w:leader="dot" w:pos="9056"/>
        </w:tabs>
        <w:rPr>
          <w:del w:id="107" w:author="Reinhard Janning" w:date="2014-04-22T12:51:00Z"/>
          <w:rFonts w:asciiTheme="minorHAnsi" w:eastAsiaTheme="minorEastAsia" w:hAnsiTheme="minorHAnsi" w:cstheme="minorBidi"/>
          <w:noProof/>
          <w:sz w:val="22"/>
          <w:szCs w:val="22"/>
        </w:rPr>
      </w:pPr>
      <w:del w:id="108" w:author="Reinhard Janning" w:date="2014-04-22T12:51:00Z">
        <w:r w:rsidDel="00AB52DB">
          <w:rPr>
            <w:noProof/>
          </w:rPr>
          <w:delText>Marketing und Business Development DemandGen</w:delText>
        </w:r>
        <w:r w:rsidDel="00AB52DB">
          <w:rPr>
            <w:noProof/>
          </w:rPr>
          <w:tab/>
          <w:delText>8</w:delText>
        </w:r>
      </w:del>
    </w:p>
    <w:p w14:paraId="4B6746E0" w14:textId="77777777" w:rsidR="00953ED0" w:rsidRPr="00953ED0" w:rsidDel="00AB52DB" w:rsidRDefault="00953ED0">
      <w:pPr>
        <w:pStyle w:val="Verzeichnis1"/>
        <w:tabs>
          <w:tab w:val="right" w:leader="dot" w:pos="9056"/>
        </w:tabs>
        <w:rPr>
          <w:del w:id="109" w:author="Reinhard Janning" w:date="2014-04-22T12:51:00Z"/>
          <w:rFonts w:asciiTheme="minorHAnsi" w:eastAsiaTheme="minorEastAsia" w:hAnsiTheme="minorHAnsi" w:cstheme="minorBidi"/>
          <w:noProof/>
          <w:sz w:val="22"/>
          <w:szCs w:val="22"/>
          <w:lang w:val="de-DE"/>
        </w:rPr>
      </w:pPr>
      <w:del w:id="110" w:author="Reinhard Janning" w:date="2014-04-22T12:51:00Z">
        <w:r w:rsidRPr="00977465" w:rsidDel="00AB52DB">
          <w:rPr>
            <w:noProof/>
            <w:lang w:val="de-DE"/>
          </w:rPr>
          <w:delText>Die aktuelle Pipeline DemandGen</w:delText>
        </w:r>
        <w:r w:rsidRPr="00953ED0" w:rsidDel="00AB52DB">
          <w:rPr>
            <w:noProof/>
            <w:lang w:val="de-DE"/>
          </w:rPr>
          <w:tab/>
          <w:delText>9</w:delText>
        </w:r>
      </w:del>
    </w:p>
    <w:p w14:paraId="5416CB5A" w14:textId="77777777" w:rsidR="00953ED0" w:rsidRPr="00953ED0" w:rsidDel="00AB52DB" w:rsidRDefault="00953ED0">
      <w:pPr>
        <w:pStyle w:val="Verzeichnis1"/>
        <w:tabs>
          <w:tab w:val="right" w:leader="dot" w:pos="9056"/>
        </w:tabs>
        <w:rPr>
          <w:del w:id="111" w:author="Reinhard Janning" w:date="2014-04-22T12:51:00Z"/>
          <w:rFonts w:asciiTheme="minorHAnsi" w:eastAsiaTheme="minorEastAsia" w:hAnsiTheme="minorHAnsi" w:cstheme="minorBidi"/>
          <w:noProof/>
          <w:sz w:val="22"/>
          <w:szCs w:val="22"/>
          <w:lang w:val="de-DE"/>
        </w:rPr>
      </w:pPr>
      <w:del w:id="112" w:author="Reinhard Janning" w:date="2014-04-22T12:51:00Z">
        <w:r w:rsidRPr="00977465" w:rsidDel="00AB52DB">
          <w:rPr>
            <w:noProof/>
            <w:lang w:val="de-DE"/>
          </w:rPr>
          <w:delText>Deal Struktur</w:delText>
        </w:r>
        <w:r w:rsidRPr="00953ED0" w:rsidDel="00AB52DB">
          <w:rPr>
            <w:noProof/>
            <w:lang w:val="de-DE"/>
          </w:rPr>
          <w:tab/>
          <w:delText>10</w:delText>
        </w:r>
      </w:del>
    </w:p>
    <w:p w14:paraId="09841C95" w14:textId="77777777" w:rsidR="00953ED0" w:rsidRPr="00953ED0" w:rsidDel="00AB52DB" w:rsidRDefault="00953ED0">
      <w:pPr>
        <w:pStyle w:val="Verzeichnis1"/>
        <w:tabs>
          <w:tab w:val="right" w:leader="dot" w:pos="9056"/>
        </w:tabs>
        <w:rPr>
          <w:del w:id="113" w:author="Reinhard Janning" w:date="2014-04-22T12:51:00Z"/>
          <w:rFonts w:asciiTheme="minorHAnsi" w:eastAsiaTheme="minorEastAsia" w:hAnsiTheme="minorHAnsi" w:cstheme="minorBidi"/>
          <w:noProof/>
          <w:sz w:val="22"/>
          <w:szCs w:val="22"/>
          <w:lang w:val="de-DE"/>
        </w:rPr>
      </w:pPr>
      <w:del w:id="114" w:author="Reinhard Janning" w:date="2014-04-22T12:51:00Z">
        <w:r w:rsidRPr="00977465" w:rsidDel="00AB52DB">
          <w:rPr>
            <w:noProof/>
            <w:lang w:val="de-DE"/>
          </w:rPr>
          <w:delText>Zeitplan:</w:delText>
        </w:r>
        <w:r w:rsidRPr="00953ED0" w:rsidDel="00AB52DB">
          <w:rPr>
            <w:noProof/>
            <w:lang w:val="de-DE"/>
          </w:rPr>
          <w:tab/>
          <w:delText>10</w:delText>
        </w:r>
      </w:del>
    </w:p>
    <w:p w14:paraId="2C492E49" w14:textId="77777777" w:rsidR="00953ED0" w:rsidRPr="00953ED0" w:rsidDel="00AB52DB" w:rsidRDefault="00953ED0">
      <w:pPr>
        <w:pStyle w:val="Verzeichnis1"/>
        <w:tabs>
          <w:tab w:val="right" w:leader="dot" w:pos="9056"/>
        </w:tabs>
        <w:rPr>
          <w:del w:id="115" w:author="Reinhard Janning" w:date="2014-04-22T12:51:00Z"/>
          <w:rFonts w:asciiTheme="minorHAnsi" w:eastAsiaTheme="minorEastAsia" w:hAnsiTheme="minorHAnsi" w:cstheme="minorBidi"/>
          <w:noProof/>
          <w:sz w:val="22"/>
          <w:szCs w:val="22"/>
          <w:lang w:val="de-DE"/>
        </w:rPr>
      </w:pPr>
      <w:del w:id="116" w:author="Reinhard Janning" w:date="2014-04-22T12:51:00Z">
        <w:r w:rsidRPr="00977465" w:rsidDel="00AB52DB">
          <w:rPr>
            <w:noProof/>
            <w:lang w:val="de-DE"/>
          </w:rPr>
          <w:delText>Firmierung und Marke DemandGen</w:delText>
        </w:r>
        <w:r w:rsidRPr="00953ED0" w:rsidDel="00AB52DB">
          <w:rPr>
            <w:noProof/>
            <w:lang w:val="de-DE"/>
          </w:rPr>
          <w:tab/>
          <w:delText>11</w:delText>
        </w:r>
      </w:del>
    </w:p>
    <w:p w14:paraId="0E817C2A" w14:textId="77777777" w:rsidR="00953ED0" w:rsidRPr="00953ED0" w:rsidDel="00AB52DB" w:rsidRDefault="00953ED0">
      <w:pPr>
        <w:pStyle w:val="Verzeichnis1"/>
        <w:tabs>
          <w:tab w:val="right" w:leader="dot" w:pos="9056"/>
        </w:tabs>
        <w:rPr>
          <w:del w:id="117" w:author="Reinhard Janning" w:date="2014-04-22T12:51:00Z"/>
          <w:rFonts w:asciiTheme="minorHAnsi" w:eastAsiaTheme="minorEastAsia" w:hAnsiTheme="minorHAnsi" w:cstheme="minorBidi"/>
          <w:noProof/>
          <w:sz w:val="22"/>
          <w:szCs w:val="22"/>
          <w:lang w:val="de-DE"/>
        </w:rPr>
      </w:pPr>
      <w:del w:id="118" w:author="Reinhard Janning" w:date="2014-04-22T12:51:00Z">
        <w:r w:rsidRPr="00977465" w:rsidDel="00AB52DB">
          <w:rPr>
            <w:noProof/>
            <w:lang w:val="de-DE"/>
          </w:rPr>
          <w:delText>Einbindung DG Gruppe in ec4u</w:delText>
        </w:r>
        <w:r w:rsidRPr="00953ED0" w:rsidDel="00AB52DB">
          <w:rPr>
            <w:noProof/>
            <w:lang w:val="de-DE"/>
          </w:rPr>
          <w:tab/>
          <w:delText>11</w:delText>
        </w:r>
      </w:del>
    </w:p>
    <w:p w14:paraId="18852257" w14:textId="77777777" w:rsidR="00953ED0" w:rsidRPr="00953ED0" w:rsidDel="00AB52DB" w:rsidRDefault="00953ED0">
      <w:pPr>
        <w:pStyle w:val="Verzeichnis1"/>
        <w:tabs>
          <w:tab w:val="right" w:leader="dot" w:pos="9056"/>
        </w:tabs>
        <w:rPr>
          <w:del w:id="119" w:author="Reinhard Janning" w:date="2014-04-22T12:51:00Z"/>
          <w:rFonts w:asciiTheme="minorHAnsi" w:eastAsiaTheme="minorEastAsia" w:hAnsiTheme="minorHAnsi" w:cstheme="minorBidi"/>
          <w:noProof/>
          <w:sz w:val="22"/>
          <w:szCs w:val="22"/>
          <w:lang w:val="de-DE"/>
        </w:rPr>
      </w:pPr>
      <w:del w:id="120" w:author="Reinhard Janning" w:date="2014-04-22T12:51:00Z">
        <w:r w:rsidRPr="00977465" w:rsidDel="00AB52DB">
          <w:rPr>
            <w:noProof/>
            <w:lang w:val="de-DE"/>
          </w:rPr>
          <w:delText>Zukünftige Rolle Reinhard in ec4u Gruppe</w:delText>
        </w:r>
        <w:r w:rsidRPr="00953ED0" w:rsidDel="00AB52DB">
          <w:rPr>
            <w:noProof/>
            <w:lang w:val="de-DE"/>
          </w:rPr>
          <w:tab/>
          <w:delText>11</w:delText>
        </w:r>
      </w:del>
    </w:p>
    <w:p w14:paraId="4683173B" w14:textId="77777777" w:rsidR="00953ED0" w:rsidRPr="00953ED0" w:rsidDel="00AB52DB" w:rsidRDefault="00953ED0">
      <w:pPr>
        <w:pStyle w:val="Verzeichnis1"/>
        <w:tabs>
          <w:tab w:val="right" w:leader="dot" w:pos="9056"/>
        </w:tabs>
        <w:rPr>
          <w:del w:id="121" w:author="Reinhard Janning" w:date="2014-04-22T12:51:00Z"/>
          <w:rFonts w:asciiTheme="minorHAnsi" w:eastAsiaTheme="minorEastAsia" w:hAnsiTheme="minorHAnsi" w:cstheme="minorBidi"/>
          <w:noProof/>
          <w:sz w:val="22"/>
          <w:szCs w:val="22"/>
          <w:lang w:val="de-DE"/>
        </w:rPr>
      </w:pPr>
      <w:del w:id="122" w:author="Reinhard Janning" w:date="2014-04-22T12:51:00Z">
        <w:r w:rsidRPr="00977465" w:rsidDel="00AB52DB">
          <w:rPr>
            <w:noProof/>
            <w:lang w:val="de-DE"/>
          </w:rPr>
          <w:delText>Einbindung DemandGen Management Team in ec4u Gruppe</w:delText>
        </w:r>
        <w:r w:rsidRPr="00953ED0" w:rsidDel="00AB52DB">
          <w:rPr>
            <w:noProof/>
            <w:lang w:val="de-DE"/>
          </w:rPr>
          <w:tab/>
          <w:delText>11</w:delText>
        </w:r>
      </w:del>
    </w:p>
    <w:p w14:paraId="2E1F120B" w14:textId="77777777" w:rsidR="00953ED0" w:rsidRPr="00953ED0" w:rsidDel="00AB52DB" w:rsidRDefault="00953ED0">
      <w:pPr>
        <w:pStyle w:val="Verzeichnis1"/>
        <w:tabs>
          <w:tab w:val="right" w:leader="dot" w:pos="9056"/>
        </w:tabs>
        <w:rPr>
          <w:del w:id="123" w:author="Reinhard Janning" w:date="2014-04-22T12:51:00Z"/>
          <w:rFonts w:asciiTheme="minorHAnsi" w:eastAsiaTheme="minorEastAsia" w:hAnsiTheme="minorHAnsi" w:cstheme="minorBidi"/>
          <w:noProof/>
          <w:sz w:val="22"/>
          <w:szCs w:val="22"/>
          <w:lang w:val="de-DE"/>
        </w:rPr>
      </w:pPr>
      <w:del w:id="124" w:author="Reinhard Janning" w:date="2014-04-22T12:51:00Z">
        <w:r w:rsidRPr="00977465" w:rsidDel="00AB52DB">
          <w:rPr>
            <w:noProof/>
            <w:lang w:val="de-DE"/>
          </w:rPr>
          <w:delText>Ressourcing &amp; Staffing</w:delText>
        </w:r>
        <w:r w:rsidRPr="00953ED0" w:rsidDel="00AB52DB">
          <w:rPr>
            <w:noProof/>
            <w:lang w:val="de-DE"/>
          </w:rPr>
          <w:tab/>
          <w:delText>12</w:delText>
        </w:r>
      </w:del>
    </w:p>
    <w:p w14:paraId="79040124" w14:textId="77777777" w:rsidR="00953ED0" w:rsidRPr="00953ED0" w:rsidDel="00AB52DB" w:rsidRDefault="00953ED0">
      <w:pPr>
        <w:pStyle w:val="Verzeichnis1"/>
        <w:tabs>
          <w:tab w:val="right" w:leader="dot" w:pos="9056"/>
        </w:tabs>
        <w:rPr>
          <w:del w:id="125" w:author="Reinhard Janning" w:date="2014-04-22T12:51:00Z"/>
          <w:rFonts w:asciiTheme="minorHAnsi" w:eastAsiaTheme="minorEastAsia" w:hAnsiTheme="minorHAnsi" w:cstheme="minorBidi"/>
          <w:noProof/>
          <w:sz w:val="22"/>
          <w:szCs w:val="22"/>
          <w:lang w:val="de-DE"/>
        </w:rPr>
      </w:pPr>
      <w:del w:id="126" w:author="Reinhard Janning" w:date="2014-04-22T12:51:00Z">
        <w:r w:rsidRPr="00977465" w:rsidDel="00AB52DB">
          <w:rPr>
            <w:noProof/>
            <w:lang w:val="de-DE"/>
          </w:rPr>
          <w:delText>Strategie für UK/Australien Post-Merger</w:delText>
        </w:r>
        <w:r w:rsidRPr="00953ED0" w:rsidDel="00AB52DB">
          <w:rPr>
            <w:noProof/>
            <w:lang w:val="de-DE"/>
          </w:rPr>
          <w:tab/>
          <w:delText>12</w:delText>
        </w:r>
      </w:del>
    </w:p>
    <w:p w14:paraId="29ACB76B" w14:textId="77777777" w:rsidR="00953ED0" w:rsidRPr="00953ED0" w:rsidDel="00AB52DB" w:rsidRDefault="00953ED0">
      <w:pPr>
        <w:pStyle w:val="Verzeichnis1"/>
        <w:tabs>
          <w:tab w:val="right" w:leader="dot" w:pos="9056"/>
        </w:tabs>
        <w:rPr>
          <w:del w:id="127" w:author="Reinhard Janning" w:date="2014-04-22T12:51:00Z"/>
          <w:rFonts w:asciiTheme="minorHAnsi" w:eastAsiaTheme="minorEastAsia" w:hAnsiTheme="minorHAnsi" w:cstheme="minorBidi"/>
          <w:noProof/>
          <w:sz w:val="22"/>
          <w:szCs w:val="22"/>
          <w:lang w:val="de-DE"/>
        </w:rPr>
      </w:pPr>
      <w:del w:id="128" w:author="Reinhard Janning" w:date="2014-04-22T12:51:00Z">
        <w:r w:rsidRPr="00977465" w:rsidDel="00AB52DB">
          <w:rPr>
            <w:noProof/>
            <w:lang w:val="de-DE"/>
          </w:rPr>
          <w:delText>IT Infrastruktur &amp; Office Management</w:delText>
        </w:r>
        <w:r w:rsidRPr="00953ED0" w:rsidDel="00AB52DB">
          <w:rPr>
            <w:noProof/>
            <w:lang w:val="de-DE"/>
          </w:rPr>
          <w:tab/>
          <w:delText>12</w:delText>
        </w:r>
      </w:del>
    </w:p>
    <w:p w14:paraId="620548BA" w14:textId="77777777" w:rsidR="00953ED0" w:rsidRPr="00953ED0" w:rsidDel="00AB52DB" w:rsidRDefault="00953ED0">
      <w:pPr>
        <w:pStyle w:val="Verzeichnis1"/>
        <w:tabs>
          <w:tab w:val="right" w:leader="dot" w:pos="9056"/>
        </w:tabs>
        <w:rPr>
          <w:del w:id="129" w:author="Reinhard Janning" w:date="2014-04-22T12:51:00Z"/>
          <w:rFonts w:asciiTheme="minorHAnsi" w:eastAsiaTheme="minorEastAsia" w:hAnsiTheme="minorHAnsi" w:cstheme="minorBidi"/>
          <w:noProof/>
          <w:sz w:val="22"/>
          <w:szCs w:val="22"/>
          <w:lang w:val="de-DE"/>
        </w:rPr>
      </w:pPr>
      <w:del w:id="130" w:author="Reinhard Janning" w:date="2014-04-22T12:51:00Z">
        <w:r w:rsidRPr="00977465" w:rsidDel="00AB52DB">
          <w:rPr>
            <w:noProof/>
            <w:lang w:val="de-DE"/>
          </w:rPr>
          <w:delText>Finance &amp; HR</w:delText>
        </w:r>
        <w:r w:rsidRPr="00953ED0" w:rsidDel="00AB52DB">
          <w:rPr>
            <w:noProof/>
            <w:lang w:val="de-DE"/>
          </w:rPr>
          <w:tab/>
          <w:delText>12</w:delText>
        </w:r>
      </w:del>
    </w:p>
    <w:p w14:paraId="7FC404FF" w14:textId="77777777" w:rsidR="00953ED0" w:rsidRPr="00953ED0" w:rsidDel="00AB52DB" w:rsidRDefault="00953ED0">
      <w:pPr>
        <w:pStyle w:val="Verzeichnis1"/>
        <w:tabs>
          <w:tab w:val="right" w:leader="dot" w:pos="9056"/>
        </w:tabs>
        <w:rPr>
          <w:del w:id="131" w:author="Reinhard Janning" w:date="2014-04-22T12:51:00Z"/>
          <w:rFonts w:asciiTheme="minorHAnsi" w:eastAsiaTheme="minorEastAsia" w:hAnsiTheme="minorHAnsi" w:cstheme="minorBidi"/>
          <w:noProof/>
          <w:sz w:val="22"/>
          <w:szCs w:val="22"/>
          <w:lang w:val="de-DE"/>
        </w:rPr>
      </w:pPr>
      <w:del w:id="132" w:author="Reinhard Janning" w:date="2014-04-22T12:51:00Z">
        <w:r w:rsidRPr="00977465" w:rsidDel="00AB52DB">
          <w:rPr>
            <w:noProof/>
            <w:lang w:val="de-DE"/>
          </w:rPr>
          <w:delText>DemandGen Brand / Transition nach ec4u</w:delText>
        </w:r>
        <w:r w:rsidRPr="00953ED0" w:rsidDel="00AB52DB">
          <w:rPr>
            <w:noProof/>
            <w:lang w:val="de-DE"/>
          </w:rPr>
          <w:tab/>
          <w:delText>12</w:delText>
        </w:r>
      </w:del>
    </w:p>
    <w:p w14:paraId="1E00AD64" w14:textId="77777777" w:rsidR="00953ED0" w:rsidRPr="00953ED0" w:rsidDel="00AB52DB" w:rsidRDefault="00953ED0">
      <w:pPr>
        <w:pStyle w:val="Verzeichnis1"/>
        <w:tabs>
          <w:tab w:val="right" w:leader="dot" w:pos="9056"/>
        </w:tabs>
        <w:rPr>
          <w:del w:id="133" w:author="Reinhard Janning" w:date="2014-04-22T12:51:00Z"/>
          <w:rFonts w:asciiTheme="minorHAnsi" w:eastAsiaTheme="minorEastAsia" w:hAnsiTheme="minorHAnsi" w:cstheme="minorBidi"/>
          <w:noProof/>
          <w:sz w:val="22"/>
          <w:szCs w:val="22"/>
          <w:lang w:val="de-DE"/>
        </w:rPr>
      </w:pPr>
      <w:del w:id="134" w:author="Reinhard Janning" w:date="2014-04-22T12:51:00Z">
        <w:r w:rsidRPr="00977465" w:rsidDel="00AB52DB">
          <w:rPr>
            <w:noProof/>
            <w:lang w:val="de-DE"/>
          </w:rPr>
          <w:delText>Marketing Automation mit  SFDC/Microsoft</w:delText>
        </w:r>
        <w:r w:rsidRPr="00953ED0" w:rsidDel="00AB52DB">
          <w:rPr>
            <w:noProof/>
            <w:lang w:val="de-DE"/>
          </w:rPr>
          <w:tab/>
          <w:delText>12</w:delText>
        </w:r>
      </w:del>
    </w:p>
    <w:p w14:paraId="1B088775" w14:textId="77777777" w:rsidR="00953ED0" w:rsidRPr="00953ED0" w:rsidDel="00AB52DB" w:rsidRDefault="00953ED0">
      <w:pPr>
        <w:pStyle w:val="Verzeichnis1"/>
        <w:tabs>
          <w:tab w:val="right" w:leader="dot" w:pos="9056"/>
        </w:tabs>
        <w:rPr>
          <w:del w:id="135" w:author="Reinhard Janning" w:date="2014-04-22T12:51:00Z"/>
          <w:rFonts w:asciiTheme="minorHAnsi" w:eastAsiaTheme="minorEastAsia" w:hAnsiTheme="minorHAnsi" w:cstheme="minorBidi"/>
          <w:noProof/>
          <w:sz w:val="22"/>
          <w:szCs w:val="22"/>
          <w:lang w:val="de-DE"/>
        </w:rPr>
      </w:pPr>
      <w:del w:id="136" w:author="Reinhard Janning" w:date="2014-04-22T12:51:00Z">
        <w:r w:rsidRPr="00977465" w:rsidDel="00AB52DB">
          <w:rPr>
            <w:noProof/>
            <w:lang w:val="de-DE"/>
          </w:rPr>
          <w:delText>Erwartungshaltung Management ec4u</w:delText>
        </w:r>
        <w:r w:rsidRPr="00953ED0" w:rsidDel="00AB52DB">
          <w:rPr>
            <w:noProof/>
            <w:lang w:val="de-DE"/>
          </w:rPr>
          <w:tab/>
          <w:delText>12</w:delText>
        </w:r>
      </w:del>
    </w:p>
    <w:p w14:paraId="31415AD6" w14:textId="77777777" w:rsidR="00953ED0" w:rsidRPr="00953ED0" w:rsidDel="00AB52DB" w:rsidRDefault="00953ED0">
      <w:pPr>
        <w:pStyle w:val="Verzeichnis1"/>
        <w:tabs>
          <w:tab w:val="right" w:leader="dot" w:pos="9056"/>
        </w:tabs>
        <w:rPr>
          <w:del w:id="137" w:author="Reinhard Janning" w:date="2014-04-22T12:51:00Z"/>
          <w:rFonts w:asciiTheme="minorHAnsi" w:eastAsiaTheme="minorEastAsia" w:hAnsiTheme="minorHAnsi" w:cstheme="minorBidi"/>
          <w:noProof/>
          <w:sz w:val="22"/>
          <w:szCs w:val="22"/>
          <w:lang w:val="de-DE"/>
        </w:rPr>
      </w:pPr>
      <w:del w:id="138" w:author="Reinhard Janning" w:date="2014-04-22T12:51:00Z">
        <w:r w:rsidRPr="00977465" w:rsidDel="00AB52DB">
          <w:rPr>
            <w:noProof/>
            <w:lang w:val="de-DE"/>
          </w:rPr>
          <w:delText>Büro München - zukünftige Pläne</w:delText>
        </w:r>
        <w:r w:rsidRPr="00953ED0" w:rsidDel="00AB52DB">
          <w:rPr>
            <w:noProof/>
            <w:lang w:val="de-DE"/>
          </w:rPr>
          <w:tab/>
          <w:delText>13</w:delText>
        </w:r>
      </w:del>
    </w:p>
    <w:p w14:paraId="33469A96" w14:textId="77777777" w:rsidR="00953ED0" w:rsidRPr="00953ED0" w:rsidDel="00AB52DB" w:rsidRDefault="00953ED0">
      <w:pPr>
        <w:pStyle w:val="Verzeichnis1"/>
        <w:tabs>
          <w:tab w:val="right" w:leader="dot" w:pos="9056"/>
        </w:tabs>
        <w:rPr>
          <w:del w:id="139" w:author="Reinhard Janning" w:date="2014-04-22T12:51:00Z"/>
          <w:rFonts w:asciiTheme="minorHAnsi" w:eastAsiaTheme="minorEastAsia" w:hAnsiTheme="minorHAnsi" w:cstheme="minorBidi"/>
          <w:noProof/>
          <w:sz w:val="22"/>
          <w:szCs w:val="22"/>
          <w:lang w:val="de-DE"/>
        </w:rPr>
      </w:pPr>
      <w:del w:id="140" w:author="Reinhard Janning" w:date="2014-04-22T12:51:00Z">
        <w:r w:rsidRPr="00977465" w:rsidDel="00AB52DB">
          <w:rPr>
            <w:noProof/>
            <w:lang w:val="de-DE"/>
          </w:rPr>
          <w:delText>Gölz &amp; Schwarz - weitere Zusammenarbeit</w:delText>
        </w:r>
        <w:r w:rsidRPr="00953ED0" w:rsidDel="00AB52DB">
          <w:rPr>
            <w:noProof/>
            <w:lang w:val="de-DE"/>
          </w:rPr>
          <w:tab/>
          <w:delText>13</w:delText>
        </w:r>
      </w:del>
    </w:p>
    <w:p w14:paraId="36A533FA" w14:textId="77777777" w:rsidR="00953ED0" w:rsidRPr="00C43855" w:rsidDel="00AB52DB" w:rsidRDefault="00953ED0">
      <w:pPr>
        <w:pStyle w:val="Verzeichnis1"/>
        <w:tabs>
          <w:tab w:val="right" w:leader="dot" w:pos="9056"/>
        </w:tabs>
        <w:rPr>
          <w:del w:id="141" w:author="Reinhard Janning" w:date="2014-04-22T12:51:00Z"/>
          <w:rFonts w:asciiTheme="minorHAnsi" w:eastAsiaTheme="minorEastAsia" w:hAnsiTheme="minorHAnsi" w:cstheme="minorBidi"/>
          <w:noProof/>
          <w:sz w:val="22"/>
          <w:szCs w:val="22"/>
          <w:lang w:val="de-DE"/>
        </w:rPr>
      </w:pPr>
      <w:del w:id="142" w:author="Reinhard Janning" w:date="2014-04-22T12:51:00Z">
        <w:r w:rsidRPr="00977465" w:rsidDel="00AB52DB">
          <w:rPr>
            <w:noProof/>
            <w:lang w:val="de-DE"/>
          </w:rPr>
          <w:delText>Punkte ec4u:</w:delText>
        </w:r>
        <w:r w:rsidRPr="00C43855" w:rsidDel="00AB52DB">
          <w:rPr>
            <w:noProof/>
            <w:lang w:val="de-DE"/>
          </w:rPr>
          <w:tab/>
          <w:delText>13</w:delText>
        </w:r>
      </w:del>
    </w:p>
    <w:p w14:paraId="7AC7BC3B" w14:textId="77777777" w:rsidR="00A6203B" w:rsidRDefault="0031043E" w:rsidP="00A6203B">
      <w:pPr>
        <w:rPr>
          <w:lang w:val="de-DE"/>
        </w:rPr>
      </w:pPr>
      <w:r>
        <w:rPr>
          <w:lang w:val="de-DE"/>
        </w:rPr>
        <w:fldChar w:fldCharType="end"/>
      </w:r>
    </w:p>
    <w:p w14:paraId="5B8D2F66" w14:textId="77777777" w:rsidR="002F7855" w:rsidRDefault="002F7855">
      <w:pPr>
        <w:rPr>
          <w:rFonts w:asciiTheme="majorHAnsi" w:eastAsiaTheme="majorEastAsia" w:hAnsiTheme="majorHAnsi" w:cstheme="majorBidi"/>
          <w:b/>
          <w:bCs/>
          <w:color w:val="008000"/>
          <w:sz w:val="32"/>
          <w:szCs w:val="32"/>
          <w:lang w:val="de-DE" w:eastAsia="ja-JP"/>
        </w:rPr>
      </w:pPr>
      <w:r>
        <w:rPr>
          <w:lang w:val="de-DE"/>
        </w:rPr>
        <w:br w:type="page"/>
      </w:r>
    </w:p>
    <w:p w14:paraId="52604195" w14:textId="77777777" w:rsidR="00FE1CED" w:rsidRDefault="00FE1CED">
      <w:pPr>
        <w:pStyle w:val="berschrift1"/>
        <w:rPr>
          <w:lang w:val="de-DE"/>
        </w:rPr>
      </w:pPr>
      <w:bookmarkStart w:id="143" w:name="_Toc259872819"/>
      <w:r>
        <w:rPr>
          <w:lang w:val="de-DE"/>
        </w:rPr>
        <w:lastRenderedPageBreak/>
        <w:t>Management Summary</w:t>
      </w:r>
      <w:bookmarkEnd w:id="143"/>
    </w:p>
    <w:p w14:paraId="51C0CFB0" w14:textId="77777777" w:rsidR="00FE1CED" w:rsidRDefault="00FE1CED" w:rsidP="00DC2F0C">
      <w:pPr>
        <w:rPr>
          <w:b/>
          <w:color w:val="008000"/>
          <w:sz w:val="24"/>
          <w:lang w:val="de-DE"/>
        </w:rPr>
      </w:pPr>
    </w:p>
    <w:p w14:paraId="6CEC759E" w14:textId="77777777" w:rsidR="007D27A4" w:rsidRPr="00FE1CED" w:rsidRDefault="007D27A4" w:rsidP="00DC2F0C">
      <w:pPr>
        <w:rPr>
          <w:b/>
          <w:color w:val="008000"/>
          <w:sz w:val="24"/>
          <w:lang w:val="de-DE"/>
        </w:rPr>
      </w:pPr>
      <w:r w:rsidRPr="00FE1CED">
        <w:rPr>
          <w:b/>
          <w:color w:val="008000"/>
          <w:sz w:val="24"/>
          <w:lang w:val="de-DE"/>
        </w:rPr>
        <w:t xml:space="preserve">Warum die </w:t>
      </w:r>
      <w:r w:rsidR="00DC2F0C" w:rsidRPr="00FE1CED">
        <w:rPr>
          <w:b/>
          <w:color w:val="008000"/>
          <w:sz w:val="24"/>
          <w:lang w:val="de-DE"/>
        </w:rPr>
        <w:t>Zusammenlegung der Unternehmen</w:t>
      </w:r>
      <w:r w:rsidRPr="00FE1CED">
        <w:rPr>
          <w:b/>
          <w:color w:val="008000"/>
          <w:sz w:val="24"/>
          <w:lang w:val="de-DE"/>
        </w:rPr>
        <w:t xml:space="preserve"> einen Mehrwert für alle bringt:</w:t>
      </w:r>
    </w:p>
    <w:p w14:paraId="466910B4" w14:textId="77777777" w:rsidR="00C765F6" w:rsidRPr="007D27A4" w:rsidRDefault="00C765F6" w:rsidP="003A341A">
      <w:pPr>
        <w:rPr>
          <w:lang w:val="de-DE"/>
        </w:rPr>
      </w:pPr>
    </w:p>
    <w:p w14:paraId="47B2AF38" w14:textId="77777777" w:rsidR="003A341A" w:rsidRPr="007D27A4" w:rsidRDefault="000F7181" w:rsidP="007D27A4">
      <w:pPr>
        <w:pStyle w:val="Listenabsatz"/>
        <w:numPr>
          <w:ilvl w:val="0"/>
          <w:numId w:val="8"/>
        </w:numPr>
        <w:rPr>
          <w:lang w:val="de-DE"/>
        </w:rPr>
      </w:pPr>
      <w:r>
        <w:rPr>
          <w:lang w:val="de-DE"/>
        </w:rPr>
        <w:t>e</w:t>
      </w:r>
      <w:r w:rsidR="003A341A" w:rsidRPr="007D27A4">
        <w:rPr>
          <w:lang w:val="de-DE"/>
        </w:rPr>
        <w:t>c</w:t>
      </w:r>
      <w:r w:rsidR="00FE7B56" w:rsidRPr="007D27A4">
        <w:rPr>
          <w:lang w:val="de-DE"/>
        </w:rPr>
        <w:t xml:space="preserve">4u wird zum führenden Beratungshaus für </w:t>
      </w:r>
      <w:r w:rsidR="003A341A" w:rsidRPr="007D27A4">
        <w:rPr>
          <w:lang w:val="de-DE"/>
        </w:rPr>
        <w:t>CRM- und Marketing</w:t>
      </w:r>
      <w:r w:rsidR="007D27A4">
        <w:rPr>
          <w:lang w:val="de-DE"/>
        </w:rPr>
        <w:t>-Anwendungen und kann ab sofort Services rund um die komplette Marketing-Cloud anbieten.</w:t>
      </w:r>
    </w:p>
    <w:p w14:paraId="2CF8CB6A" w14:textId="77777777" w:rsidR="00FE7B56" w:rsidRPr="007D27A4" w:rsidRDefault="00FE7B56" w:rsidP="003A341A">
      <w:pPr>
        <w:rPr>
          <w:lang w:val="de-DE"/>
        </w:rPr>
      </w:pPr>
    </w:p>
    <w:p w14:paraId="5FA073B4" w14:textId="77777777" w:rsidR="00FE7B56" w:rsidRDefault="00FE7B56" w:rsidP="007D27A4">
      <w:pPr>
        <w:pStyle w:val="Listenabsatz"/>
        <w:numPr>
          <w:ilvl w:val="0"/>
          <w:numId w:val="8"/>
        </w:numPr>
        <w:rPr>
          <w:lang w:val="de-DE"/>
        </w:rPr>
      </w:pPr>
      <w:r w:rsidRPr="007D27A4">
        <w:rPr>
          <w:lang w:val="de-DE"/>
        </w:rPr>
        <w:t xml:space="preserve">DemandGen kann aufgrund </w:t>
      </w:r>
      <w:r w:rsidR="007D27A4" w:rsidRPr="007D27A4">
        <w:rPr>
          <w:lang w:val="de-DE"/>
        </w:rPr>
        <w:t>seine</w:t>
      </w:r>
      <w:r w:rsidR="00DC2F0C">
        <w:rPr>
          <w:lang w:val="de-DE"/>
        </w:rPr>
        <w:t>s</w:t>
      </w:r>
      <w:r w:rsidR="007D27A4" w:rsidRPr="007D27A4">
        <w:rPr>
          <w:lang w:val="de-DE"/>
        </w:rPr>
        <w:t xml:space="preserve"> </w:t>
      </w:r>
      <w:r w:rsidR="00DC2F0C">
        <w:rPr>
          <w:lang w:val="de-DE"/>
        </w:rPr>
        <w:t xml:space="preserve">flexiblen Serviceangebots und die eingesetzte Infrastruktur </w:t>
      </w:r>
      <w:r w:rsidRPr="007D27A4">
        <w:rPr>
          <w:lang w:val="de-DE"/>
        </w:rPr>
        <w:t>das Angebot der Cloud</w:t>
      </w:r>
      <w:r w:rsidR="000F7181">
        <w:rPr>
          <w:lang w:val="de-DE"/>
        </w:rPr>
        <w:t xml:space="preserve"> </w:t>
      </w:r>
      <w:r w:rsidRPr="007D27A4">
        <w:rPr>
          <w:lang w:val="de-DE"/>
        </w:rPr>
        <w:t>World AG erweitern und für den Mittelstand zugeschnittene Leistungspakete in Form von Cloud-Services anbieten.</w:t>
      </w:r>
    </w:p>
    <w:p w14:paraId="2983A432" w14:textId="77777777" w:rsidR="00EE37A5" w:rsidRPr="00EE37A5" w:rsidRDefault="00EE37A5" w:rsidP="00EE37A5">
      <w:pPr>
        <w:rPr>
          <w:lang w:val="de-DE"/>
        </w:rPr>
      </w:pPr>
    </w:p>
    <w:p w14:paraId="3A3EE9E8" w14:textId="77777777" w:rsidR="003E6AE4" w:rsidRDefault="00EE37A5" w:rsidP="003E6AE4">
      <w:pPr>
        <w:pStyle w:val="Listenabsatz"/>
        <w:numPr>
          <w:ilvl w:val="0"/>
          <w:numId w:val="8"/>
        </w:numPr>
        <w:rPr>
          <w:lang w:val="de-DE"/>
        </w:rPr>
      </w:pPr>
      <w:r w:rsidRPr="00EE37A5">
        <w:rPr>
          <w:lang w:val="de-DE"/>
        </w:rPr>
        <w:t>Die große Anzahl der Kunden beider Unternehmen wird schnell die Vorteile erkennen, die sich aus dem kombinierten Angebot ergeben. Das führt zwangsläufig zu mehr Umsatz und eine bessere Kundenbindung.</w:t>
      </w:r>
    </w:p>
    <w:p w14:paraId="1AA037A9" w14:textId="77777777" w:rsidR="00A97B60" w:rsidRPr="00A97B60" w:rsidRDefault="00A97B60" w:rsidP="00A97B60">
      <w:pPr>
        <w:rPr>
          <w:lang w:val="de-DE"/>
        </w:rPr>
      </w:pPr>
    </w:p>
    <w:p w14:paraId="0F8401B9" w14:textId="77777777" w:rsidR="00A97B60" w:rsidRPr="007D27A4" w:rsidRDefault="00A97B60" w:rsidP="00A97B60">
      <w:pPr>
        <w:pStyle w:val="Listenabsatz"/>
        <w:numPr>
          <w:ilvl w:val="0"/>
          <w:numId w:val="8"/>
        </w:numPr>
        <w:rPr>
          <w:lang w:val="de-DE"/>
        </w:rPr>
      </w:pPr>
      <w:r w:rsidRPr="007D27A4">
        <w:rPr>
          <w:lang w:val="de-DE"/>
        </w:rPr>
        <w:t xml:space="preserve">DemandGen kann mit der Übernahme noch </w:t>
      </w:r>
      <w:r>
        <w:rPr>
          <w:lang w:val="de-DE"/>
        </w:rPr>
        <w:t>schneller als geplant wachsen</w:t>
      </w:r>
      <w:r w:rsidRPr="007D27A4">
        <w:rPr>
          <w:lang w:val="de-DE"/>
        </w:rPr>
        <w:t xml:space="preserve"> in dem es von der professionellen Umgebung bei ec4u in den Bereichen Finanzen und Personal profitiert.</w:t>
      </w:r>
    </w:p>
    <w:p w14:paraId="5642D9F1" w14:textId="77777777" w:rsidR="00A97B60" w:rsidRPr="007D27A4" w:rsidRDefault="00A97B60" w:rsidP="00A97B60">
      <w:pPr>
        <w:rPr>
          <w:lang w:val="de-DE"/>
        </w:rPr>
      </w:pPr>
    </w:p>
    <w:p w14:paraId="5DAFD42E" w14:textId="77777777" w:rsidR="00A97B60" w:rsidRDefault="00F52430" w:rsidP="00A97B60">
      <w:pPr>
        <w:pStyle w:val="Listenabsatz"/>
        <w:numPr>
          <w:ilvl w:val="0"/>
          <w:numId w:val="8"/>
        </w:numPr>
        <w:rPr>
          <w:lang w:val="de-DE"/>
        </w:rPr>
      </w:pPr>
      <w:r>
        <w:rPr>
          <w:lang w:val="de-DE"/>
        </w:rPr>
        <w:t>e</w:t>
      </w:r>
      <w:r w:rsidR="00A97B60" w:rsidRPr="007D27A4">
        <w:rPr>
          <w:lang w:val="de-DE"/>
        </w:rPr>
        <w:t>c4u kann die Partnerschaft mit salesforce.com und Microsoft intensivieren, in dem auch ein Angebot für die Marketing Automation Lösungen ins Portfolio aufgenommen wird.</w:t>
      </w:r>
    </w:p>
    <w:p w14:paraId="3D6BDC8D" w14:textId="77777777" w:rsidR="00A97B60" w:rsidRPr="00A97B60" w:rsidRDefault="00A97B60" w:rsidP="00A97B60">
      <w:pPr>
        <w:rPr>
          <w:lang w:val="de-DE"/>
        </w:rPr>
      </w:pPr>
    </w:p>
    <w:p w14:paraId="6DF8E004" w14:textId="77777777" w:rsidR="00A97B60" w:rsidRDefault="00A97B60" w:rsidP="00A97B60">
      <w:pPr>
        <w:pStyle w:val="Listenabsatz"/>
        <w:numPr>
          <w:ilvl w:val="0"/>
          <w:numId w:val="8"/>
        </w:numPr>
        <w:rPr>
          <w:lang w:val="de-DE"/>
        </w:rPr>
      </w:pPr>
      <w:r w:rsidRPr="007D27A4">
        <w:rPr>
          <w:lang w:val="de-DE"/>
        </w:rPr>
        <w:t>Die internationale</w:t>
      </w:r>
      <w:r>
        <w:rPr>
          <w:lang w:val="de-DE"/>
        </w:rPr>
        <w:t xml:space="preserve"> </w:t>
      </w:r>
      <w:r w:rsidRPr="007D27A4">
        <w:rPr>
          <w:lang w:val="de-DE"/>
        </w:rPr>
        <w:t xml:space="preserve">Präsenz von ec4u wird ausgebaut durch die </w:t>
      </w:r>
      <w:r>
        <w:rPr>
          <w:lang w:val="de-DE"/>
        </w:rPr>
        <w:t xml:space="preserve">neuen </w:t>
      </w:r>
      <w:r w:rsidRPr="007D27A4">
        <w:rPr>
          <w:lang w:val="de-DE"/>
        </w:rPr>
        <w:t>Niederlassungen in Österreich und in UK.</w:t>
      </w:r>
      <w:r>
        <w:rPr>
          <w:lang w:val="de-DE"/>
        </w:rPr>
        <w:t xml:space="preserve"> Mit den Start-Up Gesellschaften in Australien und Singapur bietet sich die Möglichkeit, kontrolliert und ohne hohes Risiko in den asiatischen Markt zu wachsen.</w:t>
      </w:r>
    </w:p>
    <w:p w14:paraId="7FB6EEA3" w14:textId="77777777" w:rsidR="00C04744" w:rsidRPr="00C04744" w:rsidRDefault="00C04744" w:rsidP="00C04744">
      <w:pPr>
        <w:pStyle w:val="Listenabsatz"/>
        <w:rPr>
          <w:lang w:val="de-DE"/>
        </w:rPr>
      </w:pPr>
    </w:p>
    <w:p w14:paraId="6CB8CBED" w14:textId="3EA4C253" w:rsidR="002F7855" w:rsidRPr="00FC1C74" w:rsidRDefault="00C04744" w:rsidP="00F45797">
      <w:pPr>
        <w:pStyle w:val="Listenabsatz"/>
        <w:numPr>
          <w:ilvl w:val="0"/>
          <w:numId w:val="8"/>
        </w:numPr>
        <w:rPr>
          <w:lang w:val="de-DE"/>
        </w:rPr>
      </w:pPr>
      <w:r>
        <w:rPr>
          <w:lang w:val="de-DE"/>
        </w:rPr>
        <w:t>Die Umsatzverteilung Deutschland und Schweiz wird ausgewogener und man verfügt über &gt;150 Bestandskunden</w:t>
      </w:r>
    </w:p>
    <w:p w14:paraId="08742DF3" w14:textId="77777777" w:rsidR="00C27848" w:rsidRDefault="00C27848">
      <w:pPr>
        <w:pStyle w:val="berschrift1"/>
        <w:rPr>
          <w:lang w:val="de-DE"/>
        </w:rPr>
      </w:pPr>
      <w:bookmarkStart w:id="144" w:name="_Toc259872820"/>
      <w:r>
        <w:rPr>
          <w:lang w:val="de-DE"/>
        </w:rPr>
        <w:t>Unternehmensstruktur</w:t>
      </w:r>
      <w:r w:rsidR="002F7855">
        <w:rPr>
          <w:lang w:val="de-DE"/>
        </w:rPr>
        <w:t xml:space="preserve"> DemandGen</w:t>
      </w:r>
      <w:bookmarkEnd w:id="144"/>
    </w:p>
    <w:p w14:paraId="41E21A3C" w14:textId="77777777" w:rsidR="00CF1C9E" w:rsidRDefault="00CF1C9E">
      <w:pPr>
        <w:rPr>
          <w:lang w:val="de-DE"/>
        </w:rPr>
      </w:pPr>
      <w:r>
        <w:rPr>
          <w:lang w:val="de-DE"/>
        </w:rPr>
        <w:t>Die Gruppe besteht aus folgenden Unternehmen:</w:t>
      </w:r>
    </w:p>
    <w:p w14:paraId="1A153E40" w14:textId="77777777" w:rsidR="0070349F" w:rsidRDefault="0070349F">
      <w:pPr>
        <w:rPr>
          <w:lang w:val="de-DE"/>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0"/>
        <w:gridCol w:w="4422"/>
      </w:tblGrid>
      <w:tr w:rsidR="0070349F" w:rsidRPr="000D66AF" w14:paraId="5AB621AF" w14:textId="77777777" w:rsidTr="00822DE9">
        <w:tc>
          <w:tcPr>
            <w:tcW w:w="4860" w:type="dxa"/>
          </w:tcPr>
          <w:p w14:paraId="3C01D78B" w14:textId="77777777" w:rsidR="0070349F" w:rsidRDefault="0070349F">
            <w:pPr>
              <w:rPr>
                <w:lang w:val="de-DE"/>
              </w:rPr>
            </w:pPr>
            <w:r>
              <w:rPr>
                <w:noProof/>
                <w:lang w:val="de-DE" w:eastAsia="de-DE"/>
              </w:rPr>
              <w:drawing>
                <wp:inline distT="0" distB="0" distL="0" distR="0" wp14:anchorId="0D602FAF" wp14:editId="3E120D76">
                  <wp:extent cx="2948971" cy="1877695"/>
                  <wp:effectExtent l="0" t="0" r="0" b="0"/>
                  <wp:docPr id="7" name="Bild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6">
                            <a:extLst>
                              <a:ext uri="{28A0092B-C50C-407E-A947-70E740481C1C}">
                                <a14:useLocalDpi xmlns:a14="http://schemas.microsoft.com/office/drawing/2010/main" val="0"/>
                              </a:ext>
                            </a:extLst>
                          </a:blip>
                          <a:srcRect l="1275" t="17016" r="-1351" b="-19023"/>
                          <a:stretch/>
                        </pic:blipFill>
                        <pic:spPr bwMode="auto">
                          <a:xfrm>
                            <a:off x="0" y="0"/>
                            <a:ext cx="2953827" cy="188078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422" w:type="dxa"/>
          </w:tcPr>
          <w:p w14:paraId="2DB6D57A" w14:textId="6F87E015" w:rsidR="00822DE9" w:rsidRDefault="0070349F" w:rsidP="0070349F">
            <w:pPr>
              <w:rPr>
                <w:lang w:val="de-DE"/>
              </w:rPr>
            </w:pPr>
            <w:r>
              <w:rPr>
                <w:lang w:val="de-DE"/>
              </w:rPr>
              <w:t xml:space="preserve">Alleingesellschafter sind Erwin Arnold </w:t>
            </w:r>
            <w:del w:id="145" w:author="Reinhard Janning" w:date="2014-04-23T14:39:00Z">
              <w:r w:rsidDel="00F45797">
                <w:rPr>
                  <w:lang w:val="de-DE"/>
                </w:rPr>
                <w:delText xml:space="preserve">und </w:delText>
              </w:r>
            </w:del>
            <w:ins w:id="146" w:author="Reinhard Janning" w:date="2014-04-23T14:39:00Z">
              <w:r w:rsidR="00F45797">
                <w:rPr>
                  <w:lang w:val="de-DE"/>
                </w:rPr>
                <w:t xml:space="preserve">sowie </w:t>
              </w:r>
            </w:ins>
            <w:r>
              <w:rPr>
                <w:lang w:val="de-DE"/>
              </w:rPr>
              <w:t xml:space="preserve">Marion und Reinhard Janning. Die Geschäfte werden von Reinhard Janning (CEO) und Erwin Arnold (COO) geführt. Herr Janning ist verantwortlich für die Bereiche Marketing, Vertrieb und Finanzen. Herr Arnold verantwortet die Leistungserbringung vom Account Management/Consulting über das Projekt Management und die Implementierung. </w:t>
            </w:r>
            <w:r w:rsidR="0031043E">
              <w:rPr>
                <w:lang w:val="de-DE"/>
              </w:rPr>
              <w:t>Die Tochtergesellschaft in Österreich erbringt ausschließlich Implementierungsleistungen und ist über eine "</w:t>
            </w:r>
            <w:proofErr w:type="spellStart"/>
            <w:r w:rsidR="0031043E">
              <w:rPr>
                <w:lang w:val="de-DE"/>
              </w:rPr>
              <w:t>Cost</w:t>
            </w:r>
            <w:proofErr w:type="spellEnd"/>
            <w:r w:rsidR="0031043E">
              <w:rPr>
                <w:lang w:val="de-DE"/>
              </w:rPr>
              <w:t>+"-Vereinbarung exklusiv an die DemandGen AG gebunden</w:t>
            </w:r>
            <w:ins w:id="147" w:author="Reinhard Janning" w:date="2014-04-23T14:40:00Z">
              <w:r w:rsidR="00F45797">
                <w:rPr>
                  <w:lang w:val="de-DE"/>
                </w:rPr>
                <w:t>, d.h. monatlich werden sämtliche Kosten von der AG mit einem Aufschlag von 7% ausgeglichen</w:t>
              </w:r>
            </w:ins>
            <w:r w:rsidR="0031043E">
              <w:rPr>
                <w:lang w:val="de-DE"/>
              </w:rPr>
              <w:t>.</w:t>
            </w:r>
          </w:p>
          <w:p w14:paraId="5A2864F6" w14:textId="77777777" w:rsidR="0070349F" w:rsidRDefault="0070349F">
            <w:pPr>
              <w:rPr>
                <w:lang w:val="de-DE"/>
              </w:rPr>
            </w:pPr>
          </w:p>
        </w:tc>
      </w:tr>
    </w:tbl>
    <w:p w14:paraId="18371B21" w14:textId="77777777" w:rsidR="0076503F" w:rsidRDefault="0076503F">
      <w:pPr>
        <w:rPr>
          <w:lang w:val="de-DE"/>
        </w:rPr>
      </w:pPr>
      <w:r>
        <w:rPr>
          <w:lang w:val="de-DE"/>
        </w:rPr>
        <w:t>In der Übersicht fehlen</w:t>
      </w:r>
      <w:r w:rsidR="00822DE9">
        <w:rPr>
          <w:lang w:val="de-DE"/>
        </w:rPr>
        <w:t xml:space="preserve"> die Tochtergesellschaft in Australien</w:t>
      </w:r>
      <w:r>
        <w:rPr>
          <w:lang w:val="de-DE"/>
        </w:rPr>
        <w:t xml:space="preserve"> und </w:t>
      </w:r>
      <w:proofErr w:type="spellStart"/>
      <w:r>
        <w:rPr>
          <w:lang w:val="de-DE"/>
        </w:rPr>
        <w:t>Singapore</w:t>
      </w:r>
      <w:proofErr w:type="spellEnd"/>
      <w:r w:rsidR="00822DE9">
        <w:rPr>
          <w:lang w:val="de-DE"/>
        </w:rPr>
        <w:t xml:space="preserve">. </w:t>
      </w:r>
      <w:r>
        <w:rPr>
          <w:lang w:val="de-DE"/>
        </w:rPr>
        <w:t>Beide</w:t>
      </w:r>
      <w:r w:rsidR="00822DE9">
        <w:rPr>
          <w:lang w:val="de-DE"/>
        </w:rPr>
        <w:t xml:space="preserve"> Unternehmen </w:t>
      </w:r>
      <w:r>
        <w:rPr>
          <w:lang w:val="de-DE"/>
        </w:rPr>
        <w:t>werden</w:t>
      </w:r>
      <w:r w:rsidR="00822DE9">
        <w:rPr>
          <w:lang w:val="de-DE"/>
        </w:rPr>
        <w:t xml:space="preserve"> als Joint-Venture mit </w:t>
      </w:r>
      <w:r>
        <w:rPr>
          <w:lang w:val="de-DE"/>
        </w:rPr>
        <w:t xml:space="preserve">dem lokalen Management </w:t>
      </w:r>
      <w:r w:rsidR="00822DE9">
        <w:rPr>
          <w:lang w:val="de-DE"/>
        </w:rPr>
        <w:t xml:space="preserve">geführt. </w:t>
      </w:r>
    </w:p>
    <w:p w14:paraId="151891B0" w14:textId="77777777" w:rsidR="0076503F" w:rsidRDefault="0076503F">
      <w:pPr>
        <w:rPr>
          <w:lang w:val="de-DE"/>
        </w:rPr>
      </w:pPr>
    </w:p>
    <w:p w14:paraId="6A99D877" w14:textId="77777777" w:rsidR="0076503F" w:rsidRPr="00041D63" w:rsidRDefault="0076503F">
      <w:pPr>
        <w:rPr>
          <w:u w:val="single"/>
          <w:lang w:val="de-DE"/>
        </w:rPr>
      </w:pPr>
      <w:r w:rsidRPr="00041D63">
        <w:rPr>
          <w:u w:val="single"/>
          <w:lang w:val="de-DE"/>
        </w:rPr>
        <w:t>Australien:</w:t>
      </w:r>
    </w:p>
    <w:p w14:paraId="2B122AAB" w14:textId="29ACC8F4" w:rsidR="00CF1C9E" w:rsidRDefault="00822DE9">
      <w:pPr>
        <w:rPr>
          <w:lang w:val="de-DE"/>
        </w:rPr>
      </w:pPr>
      <w:r>
        <w:rPr>
          <w:lang w:val="de-DE"/>
        </w:rPr>
        <w:t xml:space="preserve">Herr </w:t>
      </w:r>
      <w:ins w:id="148" w:author="Reinhard Janning" w:date="2014-04-23T14:40:00Z">
        <w:r w:rsidR="00F45797">
          <w:rPr>
            <w:lang w:val="de-DE"/>
          </w:rPr>
          <w:t xml:space="preserve">John </w:t>
        </w:r>
      </w:ins>
      <w:r>
        <w:rPr>
          <w:lang w:val="de-DE"/>
        </w:rPr>
        <w:t xml:space="preserve">Paola hält 49% der Anteile an der DemandGen </w:t>
      </w:r>
      <w:proofErr w:type="spellStart"/>
      <w:r>
        <w:rPr>
          <w:lang w:val="de-DE"/>
        </w:rPr>
        <w:t>Australia</w:t>
      </w:r>
      <w:proofErr w:type="spellEnd"/>
      <w:r>
        <w:rPr>
          <w:lang w:val="de-DE"/>
        </w:rPr>
        <w:t xml:space="preserve">. </w:t>
      </w:r>
      <w:r w:rsidR="000D66AF">
        <w:rPr>
          <w:lang w:val="de-DE"/>
        </w:rPr>
        <w:t>Das Geschäft</w:t>
      </w:r>
      <w:r w:rsidR="001054FA">
        <w:rPr>
          <w:lang w:val="de-DE"/>
        </w:rPr>
        <w:t xml:space="preserve"> in Australien hat sich in den ersten zwei Jahren erfolgversprechend entwickelt. Größter Kunde in Australien ist </w:t>
      </w:r>
      <w:proofErr w:type="spellStart"/>
      <w:r w:rsidR="001054FA">
        <w:rPr>
          <w:lang w:val="de-DE"/>
        </w:rPr>
        <w:t>AmericanExpress</w:t>
      </w:r>
      <w:proofErr w:type="spellEnd"/>
      <w:ins w:id="149" w:author="Reinhard Janning" w:date="2014-04-23T14:41:00Z">
        <w:r w:rsidR="00F45797">
          <w:rPr>
            <w:lang w:val="de-DE"/>
          </w:rPr>
          <w:t>.</w:t>
        </w:r>
      </w:ins>
      <w:r w:rsidR="001054FA">
        <w:rPr>
          <w:lang w:val="de-DE"/>
        </w:rPr>
        <w:t xml:space="preserve"> </w:t>
      </w:r>
      <w:r w:rsidR="0076503F">
        <w:rPr>
          <w:lang w:val="de-DE"/>
        </w:rPr>
        <w:t xml:space="preserve">Die Kundenbeziehung wird derzeit in Singapur und Europa ausgebaut. </w:t>
      </w:r>
      <w:r>
        <w:rPr>
          <w:lang w:val="de-DE"/>
        </w:rPr>
        <w:t xml:space="preserve">Das Geschäftsjahr in Australien läuft vom 1. </w:t>
      </w:r>
      <w:r>
        <w:rPr>
          <w:lang w:val="de-DE"/>
        </w:rPr>
        <w:lastRenderedPageBreak/>
        <w:t>Juli bis zum 30. Juni. Im ersten Geschäftsjahr 2012/2013 hat die Gesellschaft Umsätze in Höhe von 220 TAUD erzielt bei einem Verlust in Höhe von 21 TAUD.</w:t>
      </w:r>
    </w:p>
    <w:p w14:paraId="72FBA900" w14:textId="77777777" w:rsidR="0076503F" w:rsidRDefault="0076503F">
      <w:pPr>
        <w:rPr>
          <w:lang w:val="de-DE"/>
        </w:rPr>
      </w:pPr>
    </w:p>
    <w:p w14:paraId="3B8F5EC2" w14:textId="77777777" w:rsidR="0076503F" w:rsidRPr="00041D63" w:rsidRDefault="0076503F">
      <w:pPr>
        <w:rPr>
          <w:u w:val="single"/>
          <w:lang w:val="de-DE"/>
        </w:rPr>
      </w:pPr>
      <w:r w:rsidRPr="00041D63">
        <w:rPr>
          <w:u w:val="single"/>
          <w:lang w:val="de-DE"/>
        </w:rPr>
        <w:t>Singapur:</w:t>
      </w:r>
    </w:p>
    <w:p w14:paraId="063318C3" w14:textId="64A613FA" w:rsidR="0076503F" w:rsidRDefault="0076503F">
      <w:pPr>
        <w:rPr>
          <w:lang w:val="de-DE"/>
        </w:rPr>
      </w:pPr>
      <w:r>
        <w:rPr>
          <w:lang w:val="de-DE"/>
        </w:rPr>
        <w:t xml:space="preserve">Herr </w:t>
      </w:r>
      <w:ins w:id="150" w:author="Reinhard Janning" w:date="2014-04-23T14:41:00Z">
        <w:r w:rsidR="00F45797">
          <w:rPr>
            <w:lang w:val="de-DE"/>
          </w:rPr>
          <w:t xml:space="preserve">Jörg </w:t>
        </w:r>
      </w:ins>
      <w:proofErr w:type="spellStart"/>
      <w:r>
        <w:rPr>
          <w:lang w:val="de-DE"/>
        </w:rPr>
        <w:t>Kalisch</w:t>
      </w:r>
      <w:proofErr w:type="spellEnd"/>
      <w:r>
        <w:rPr>
          <w:lang w:val="de-DE"/>
        </w:rPr>
        <w:t xml:space="preserve"> hält 49% der Anteile an der DemandGen </w:t>
      </w:r>
      <w:proofErr w:type="spellStart"/>
      <w:r>
        <w:rPr>
          <w:lang w:val="de-DE"/>
        </w:rPr>
        <w:t>Pte</w:t>
      </w:r>
      <w:proofErr w:type="spellEnd"/>
      <w:r>
        <w:rPr>
          <w:lang w:val="de-DE"/>
        </w:rPr>
        <w:t>. Ltd. in Singapur.</w:t>
      </w:r>
      <w:r w:rsidR="00041D63">
        <w:rPr>
          <w:lang w:val="de-DE"/>
        </w:rPr>
        <w:t xml:space="preserve"> Derzeit ist kein aktives Geschäft in Singapur. Die Gesellschaft existiert derzeit nur als Mantel.</w:t>
      </w:r>
    </w:p>
    <w:p w14:paraId="7149B3F9" w14:textId="77777777" w:rsidR="00CF1C9E" w:rsidRDefault="0070349F">
      <w:pPr>
        <w:pStyle w:val="berschrift1"/>
        <w:rPr>
          <w:lang w:val="de-DE"/>
        </w:rPr>
      </w:pPr>
      <w:bookmarkStart w:id="151" w:name="_Toc259872821"/>
      <w:r>
        <w:rPr>
          <w:lang w:val="de-DE"/>
        </w:rPr>
        <w:t>Finanzzahlen</w:t>
      </w:r>
      <w:r w:rsidR="002F7855">
        <w:rPr>
          <w:lang w:val="de-DE"/>
        </w:rPr>
        <w:t xml:space="preserve"> DemandGen</w:t>
      </w:r>
      <w:bookmarkEnd w:id="151"/>
    </w:p>
    <w:p w14:paraId="5BE1D0B2" w14:textId="77777777" w:rsidR="000844AE" w:rsidRDefault="000844AE">
      <w:pPr>
        <w:rPr>
          <w:lang w:val="de-DE"/>
        </w:rPr>
      </w:pPr>
      <w:r>
        <w:rPr>
          <w:lang w:val="de-DE"/>
        </w:rPr>
        <w:t>Im Folgenden eine Übersicht über die konsolidierten Umsätze pro Gesellschaft von 2010-2013 (grobe Schätzung):</w:t>
      </w:r>
    </w:p>
    <w:p w14:paraId="0110136F" w14:textId="77777777" w:rsidR="000844AE" w:rsidRDefault="000844AE">
      <w:pPr>
        <w:rPr>
          <w:lang w:val="de-DE"/>
        </w:rPr>
      </w:pPr>
      <w:r>
        <w:rPr>
          <w:noProof/>
          <w:lang w:val="de-DE" w:eastAsia="de-DE"/>
        </w:rPr>
        <w:drawing>
          <wp:inline distT="0" distB="0" distL="0" distR="0" wp14:anchorId="559B4D3F" wp14:editId="41EF3A83">
            <wp:extent cx="4455795" cy="748526"/>
            <wp:effectExtent l="0" t="0" r="0" b="0"/>
            <wp:docPr id="2"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58700" cy="749014"/>
                    </a:xfrm>
                    <a:prstGeom prst="rect">
                      <a:avLst/>
                    </a:prstGeom>
                    <a:noFill/>
                    <a:ln>
                      <a:noFill/>
                    </a:ln>
                  </pic:spPr>
                </pic:pic>
              </a:graphicData>
            </a:graphic>
          </wp:inline>
        </w:drawing>
      </w:r>
    </w:p>
    <w:p w14:paraId="170BEB40" w14:textId="46232443" w:rsidR="00062868" w:rsidRDefault="00822DE9">
      <w:pPr>
        <w:rPr>
          <w:ins w:id="152" w:author="Reinhard Janning" w:date="2014-04-22T15:57:00Z"/>
          <w:lang w:val="de-DE"/>
        </w:rPr>
      </w:pPr>
      <w:r w:rsidRPr="003A341A">
        <w:rPr>
          <w:sz w:val="16"/>
          <w:szCs w:val="16"/>
          <w:lang w:val="de-DE"/>
        </w:rPr>
        <w:t>Die Zahlen für Australien sind Schätzwerte, da die Gesellschaft ein anderes Geschäftsjahr hat.</w:t>
      </w:r>
    </w:p>
    <w:p w14:paraId="3F4CA59B" w14:textId="5E2EA13B" w:rsidR="00062868" w:rsidRDefault="00062868" w:rsidP="00F45797">
      <w:pPr>
        <w:pStyle w:val="berschrift2"/>
        <w:rPr>
          <w:ins w:id="153" w:author="Reinhard Janning" w:date="2014-04-22T15:57:00Z"/>
          <w:lang w:val="de-DE"/>
        </w:rPr>
      </w:pPr>
      <w:bookmarkStart w:id="154" w:name="_Toc259872822"/>
      <w:ins w:id="155" w:author="Reinhard Janning" w:date="2014-04-22T15:57:00Z">
        <w:r>
          <w:rPr>
            <w:lang w:val="de-DE"/>
          </w:rPr>
          <w:t>Finanzplanung 2014 (DACH und UK):</w:t>
        </w:r>
        <w:bookmarkEnd w:id="154"/>
      </w:ins>
    </w:p>
    <w:p w14:paraId="34F961ED" w14:textId="6395B7DD" w:rsidR="00062868" w:rsidRDefault="00062868">
      <w:pPr>
        <w:rPr>
          <w:ins w:id="156" w:author="Reinhard Janning" w:date="2014-04-23T16:40:00Z"/>
          <w:lang w:val="de-DE"/>
        </w:rPr>
      </w:pPr>
    </w:p>
    <w:p w14:paraId="3C8CD6BC" w14:textId="211859AF" w:rsidR="007128F2" w:rsidRDefault="007128F2">
      <w:pPr>
        <w:rPr>
          <w:ins w:id="157" w:author="Reinhard Janning" w:date="2014-04-22T15:57:00Z"/>
          <w:lang w:val="de-DE"/>
        </w:rPr>
      </w:pPr>
      <w:ins w:id="158" w:author="Reinhard Janning" w:date="2014-04-23T16:40:00Z">
        <w:r>
          <w:rPr>
            <w:noProof/>
            <w:lang w:val="de-DE" w:eastAsia="de-DE"/>
          </w:rPr>
          <w:drawing>
            <wp:inline distT="0" distB="0" distL="0" distR="0" wp14:anchorId="43BF97B7" wp14:editId="795F99A1">
              <wp:extent cx="5756910" cy="2186290"/>
              <wp:effectExtent l="0" t="0" r="8890" b="0"/>
              <wp:docPr id="13"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6910" cy="2186290"/>
                      </a:xfrm>
                      <a:prstGeom prst="rect">
                        <a:avLst/>
                      </a:prstGeom>
                      <a:noFill/>
                      <a:ln>
                        <a:noFill/>
                      </a:ln>
                    </pic:spPr>
                  </pic:pic>
                </a:graphicData>
              </a:graphic>
            </wp:inline>
          </w:drawing>
        </w:r>
      </w:ins>
    </w:p>
    <w:p w14:paraId="7A79FD5A" w14:textId="77777777" w:rsidR="00062868" w:rsidRDefault="00062868">
      <w:pPr>
        <w:rPr>
          <w:ins w:id="159" w:author="Reinhard Janning" w:date="2014-04-22T15:57:00Z"/>
          <w:lang w:val="de-DE"/>
        </w:rPr>
      </w:pPr>
    </w:p>
    <w:p w14:paraId="6264D488" w14:textId="555EB32A" w:rsidR="00062868" w:rsidRDefault="00062868" w:rsidP="00F45797">
      <w:pPr>
        <w:pStyle w:val="berschrift2"/>
        <w:rPr>
          <w:ins w:id="160" w:author="Reinhard Janning" w:date="2014-04-22T15:58:00Z"/>
          <w:lang w:val="de-DE"/>
        </w:rPr>
      </w:pPr>
      <w:bookmarkStart w:id="161" w:name="_Toc259872823"/>
      <w:ins w:id="162" w:author="Reinhard Janning" w:date="2014-04-22T15:58:00Z">
        <w:r>
          <w:rPr>
            <w:lang w:val="de-DE"/>
          </w:rPr>
          <w:t>Finanzplanung 2010 – 2016</w:t>
        </w:r>
      </w:ins>
      <w:ins w:id="163" w:author="Reinhard Janning" w:date="2014-04-22T15:59:00Z">
        <w:r>
          <w:rPr>
            <w:lang w:val="de-DE"/>
          </w:rPr>
          <w:t xml:space="preserve"> (nicht konsolidiert)</w:t>
        </w:r>
      </w:ins>
      <w:ins w:id="164" w:author="Reinhard Janning" w:date="2014-04-22T15:58:00Z">
        <w:r>
          <w:rPr>
            <w:lang w:val="de-DE"/>
          </w:rPr>
          <w:t>:</w:t>
        </w:r>
        <w:bookmarkEnd w:id="161"/>
      </w:ins>
    </w:p>
    <w:p w14:paraId="7E2CA744" w14:textId="77777777" w:rsidR="00500DE5" w:rsidRDefault="00AA485E">
      <w:pPr>
        <w:rPr>
          <w:lang w:val="de-DE"/>
        </w:rPr>
      </w:pPr>
      <w:r>
        <w:rPr>
          <w:lang w:val="de-DE"/>
        </w:rPr>
        <w:t xml:space="preserve">Im Folgenden eine Übersicht über die bisherigen Umsätze </w:t>
      </w:r>
      <w:r w:rsidR="000844AE">
        <w:rPr>
          <w:lang w:val="de-DE"/>
        </w:rPr>
        <w:t xml:space="preserve">und Ergebnisse vor Steuern </w:t>
      </w:r>
      <w:r w:rsidR="0031043E">
        <w:rPr>
          <w:lang w:val="de-DE"/>
        </w:rPr>
        <w:t>sowie</w:t>
      </w:r>
      <w:r>
        <w:rPr>
          <w:lang w:val="de-DE"/>
        </w:rPr>
        <w:t xml:space="preserve"> eine Grobplanung bis 2016</w:t>
      </w:r>
      <w:r w:rsidR="00883627">
        <w:rPr>
          <w:lang w:val="de-DE"/>
        </w:rPr>
        <w:t xml:space="preserve"> (ohne Australien)</w:t>
      </w:r>
      <w:r>
        <w:rPr>
          <w:lang w:val="de-DE"/>
        </w:rPr>
        <w:t>.</w:t>
      </w:r>
    </w:p>
    <w:p w14:paraId="1219E31A" w14:textId="0936FE88" w:rsidR="00500DE5" w:rsidRDefault="00500DE5">
      <w:pPr>
        <w:rPr>
          <w:lang w:val="de-DE"/>
        </w:rPr>
      </w:pPr>
      <w:del w:id="165" w:author="Reinhard Janning" w:date="2014-04-22T15:59:00Z">
        <w:r w:rsidDel="00062868">
          <w:rPr>
            <w:noProof/>
            <w:lang w:val="de-DE" w:eastAsia="de-DE"/>
          </w:rPr>
          <w:drawing>
            <wp:inline distT="0" distB="0" distL="0" distR="0" wp14:anchorId="11A47827" wp14:editId="746FFDCD">
              <wp:extent cx="5484495" cy="1315674"/>
              <wp:effectExtent l="0" t="0" r="1905" b="5715"/>
              <wp:docPr id="1"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613" cy="1316182"/>
                      </a:xfrm>
                      <a:prstGeom prst="rect">
                        <a:avLst/>
                      </a:prstGeom>
                      <a:noFill/>
                      <a:ln>
                        <a:noFill/>
                      </a:ln>
                    </pic:spPr>
                  </pic:pic>
                </a:graphicData>
              </a:graphic>
            </wp:inline>
          </w:drawing>
        </w:r>
      </w:del>
      <w:ins w:id="166" w:author="Reinhard Janning" w:date="2014-04-22T15:59:00Z">
        <w:r w:rsidR="00062868" w:rsidRPr="00062868">
          <w:t xml:space="preserve"> </w:t>
        </w:r>
      </w:ins>
      <w:ins w:id="167" w:author="Reinhard Janning" w:date="2014-04-23T16:41:00Z">
        <w:r w:rsidR="007128F2">
          <w:rPr>
            <w:noProof/>
            <w:lang w:val="de-DE" w:eastAsia="de-DE"/>
          </w:rPr>
          <w:drawing>
            <wp:inline distT="0" distB="0" distL="0" distR="0" wp14:anchorId="26B93274" wp14:editId="02623402">
              <wp:extent cx="5756910" cy="1734508"/>
              <wp:effectExtent l="0" t="0" r="8890" b="0"/>
              <wp:docPr id="23"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6910" cy="1734508"/>
                      </a:xfrm>
                      <a:prstGeom prst="rect">
                        <a:avLst/>
                      </a:prstGeom>
                      <a:noFill/>
                      <a:ln>
                        <a:noFill/>
                      </a:ln>
                    </pic:spPr>
                  </pic:pic>
                </a:graphicData>
              </a:graphic>
            </wp:inline>
          </w:drawing>
        </w:r>
      </w:ins>
    </w:p>
    <w:p w14:paraId="6DCD641D" w14:textId="77777777" w:rsidR="00D6053C" w:rsidRDefault="00D6053C">
      <w:pPr>
        <w:rPr>
          <w:ins w:id="168" w:author="Reinhard Janning" w:date="2014-04-22T16:50:00Z"/>
          <w:lang w:val="de-DE"/>
        </w:rPr>
      </w:pPr>
    </w:p>
    <w:p w14:paraId="13BF1FDB" w14:textId="78595725" w:rsidR="00FC1C74" w:rsidRDefault="00822DE9">
      <w:pPr>
        <w:rPr>
          <w:ins w:id="169" w:author="Reinhard Janning" w:date="2014-04-23T11:43:00Z"/>
          <w:lang w:val="de-DE"/>
        </w:rPr>
      </w:pPr>
      <w:r>
        <w:rPr>
          <w:lang w:val="de-DE"/>
        </w:rPr>
        <w:t>In der Übersicht fehlt die Tochtergesellschaft in Australien. Das Geschäftsjahr in Australien läuft vom 1. Juli bis zum 30. Juni. Im ersten Geschäftsjahr 2012/2013 hat die Gesellschaft Umsätze in Höhe von 220 TAUD erzielt bei einem Verlust in Höhe von 21 TAUD.</w:t>
      </w:r>
      <w:ins w:id="170" w:author="Reinhard Janning" w:date="2014-04-22T16:50:00Z">
        <w:r w:rsidR="00D6053C">
          <w:rPr>
            <w:lang w:val="de-DE"/>
          </w:rPr>
          <w:t xml:space="preserve"> </w:t>
        </w:r>
      </w:ins>
    </w:p>
    <w:p w14:paraId="2635D479" w14:textId="77777777" w:rsidR="00FC1C74" w:rsidRDefault="00FC1C74">
      <w:pPr>
        <w:rPr>
          <w:ins w:id="171" w:author="Reinhard Janning" w:date="2014-04-23T11:43:00Z"/>
          <w:lang w:val="de-DE"/>
        </w:rPr>
      </w:pPr>
    </w:p>
    <w:p w14:paraId="615E6CF3" w14:textId="2584F28A" w:rsidR="00FC1C74" w:rsidRDefault="00FC1C74" w:rsidP="00F45797">
      <w:pPr>
        <w:pStyle w:val="berschrift2"/>
        <w:rPr>
          <w:ins w:id="172" w:author="Reinhard Janning" w:date="2014-04-23T11:45:00Z"/>
          <w:lang w:val="de-DE"/>
        </w:rPr>
      </w:pPr>
      <w:ins w:id="173" w:author="Reinhard Janning" w:date="2014-04-23T11:45:00Z">
        <w:r>
          <w:rPr>
            <w:lang w:val="de-DE"/>
          </w:rPr>
          <w:lastRenderedPageBreak/>
          <w:t>Auftragseingang</w:t>
        </w:r>
      </w:ins>
      <w:ins w:id="174" w:author="Reinhard Janning" w:date="2014-04-23T14:49:00Z">
        <w:r w:rsidR="00F45797">
          <w:rPr>
            <w:lang w:val="de-DE"/>
          </w:rPr>
          <w:t xml:space="preserve"> (Stand: 23.4.2014)</w:t>
        </w:r>
      </w:ins>
    </w:p>
    <w:p w14:paraId="2F98447D" w14:textId="4C6342F1" w:rsidR="00C85D75" w:rsidRDefault="00C85D75">
      <w:pPr>
        <w:rPr>
          <w:lang w:val="de-DE"/>
        </w:rPr>
      </w:pPr>
      <w:r>
        <w:rPr>
          <w:lang w:val="de-DE"/>
        </w:rPr>
        <w:t xml:space="preserve">Hier eine Tabelle mit den Auftragseingängen </w:t>
      </w:r>
      <w:ins w:id="175" w:author="Reinhard Janning" w:date="2014-04-22T15:57:00Z">
        <w:r w:rsidR="00062868">
          <w:rPr>
            <w:lang w:val="de-DE"/>
          </w:rPr>
          <w:t xml:space="preserve">pro Quartal </w:t>
        </w:r>
        <w:r w:rsidR="00154E76">
          <w:rPr>
            <w:lang w:val="de-DE"/>
          </w:rPr>
          <w:t xml:space="preserve">seit 2011 </w:t>
        </w:r>
      </w:ins>
      <w:r>
        <w:rPr>
          <w:lang w:val="de-DE"/>
        </w:rPr>
        <w:t xml:space="preserve">(für sämtliche Gesellschaften bereinigt um interne </w:t>
      </w:r>
      <w:r w:rsidR="00693CFD">
        <w:rPr>
          <w:lang w:val="de-DE"/>
        </w:rPr>
        <w:t>Aufträge</w:t>
      </w:r>
      <w:r>
        <w:rPr>
          <w:lang w:val="de-DE"/>
        </w:rPr>
        <w:t>)</w:t>
      </w:r>
    </w:p>
    <w:p w14:paraId="7F8842BA" w14:textId="3FA8E9D9" w:rsidR="00C85D75" w:rsidRDefault="00C85D75">
      <w:pPr>
        <w:rPr>
          <w:lang w:val="de-DE"/>
        </w:rPr>
      </w:pPr>
      <w:del w:id="176" w:author="Reinhard Janning" w:date="2014-04-23T14:48:00Z">
        <w:r w:rsidDel="00F45797">
          <w:rPr>
            <w:noProof/>
            <w:lang w:val="de-DE" w:eastAsia="de-DE"/>
          </w:rPr>
          <w:drawing>
            <wp:inline distT="0" distB="0" distL="0" distR="0" wp14:anchorId="0166554C" wp14:editId="2A94C959">
              <wp:extent cx="3884295" cy="2535385"/>
              <wp:effectExtent l="0" t="0" r="1905" b="5080"/>
              <wp:docPr id="4" name="Bild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84705" cy="2535653"/>
                      </a:xfrm>
                      <a:prstGeom prst="rect">
                        <a:avLst/>
                      </a:prstGeom>
                      <a:noFill/>
                      <a:ln>
                        <a:noFill/>
                      </a:ln>
                    </pic:spPr>
                  </pic:pic>
                </a:graphicData>
              </a:graphic>
            </wp:inline>
          </w:drawing>
        </w:r>
      </w:del>
      <w:ins w:id="177" w:author="Reinhard Janning" w:date="2014-04-23T14:48:00Z">
        <w:r w:rsidR="00F45797">
          <w:rPr>
            <w:noProof/>
            <w:lang w:val="de-DE" w:eastAsia="de-DE"/>
          </w:rPr>
          <w:drawing>
            <wp:inline distT="0" distB="0" distL="0" distR="0" wp14:anchorId="3429C622" wp14:editId="210CA94C">
              <wp:extent cx="4040282" cy="2845937"/>
              <wp:effectExtent l="0" t="0" r="0" b="0"/>
              <wp:docPr id="9"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40286" cy="2845940"/>
                      </a:xfrm>
                      <a:prstGeom prst="rect">
                        <a:avLst/>
                      </a:prstGeom>
                      <a:noFill/>
                      <a:ln>
                        <a:noFill/>
                      </a:ln>
                    </pic:spPr>
                  </pic:pic>
                </a:graphicData>
              </a:graphic>
            </wp:inline>
          </w:drawing>
        </w:r>
      </w:ins>
    </w:p>
    <w:p w14:paraId="2974D92D" w14:textId="77777777" w:rsidR="00C85D75" w:rsidRDefault="00C85D75">
      <w:pPr>
        <w:rPr>
          <w:lang w:val="de-DE"/>
        </w:rPr>
      </w:pPr>
    </w:p>
    <w:p w14:paraId="02BC53B7" w14:textId="77777777" w:rsidR="00693CFD" w:rsidRDefault="00693CFD">
      <w:pPr>
        <w:rPr>
          <w:lang w:val="de-DE"/>
        </w:rPr>
      </w:pPr>
      <w:r>
        <w:rPr>
          <w:lang w:val="de-DE"/>
        </w:rPr>
        <w:t xml:space="preserve">Hier </w:t>
      </w:r>
      <w:r w:rsidR="000A5D0C">
        <w:rPr>
          <w:lang w:val="de-DE"/>
        </w:rPr>
        <w:t xml:space="preserve">die fakturierten Umsätze </w:t>
      </w:r>
      <w:r w:rsidR="00DC2F0C">
        <w:rPr>
          <w:lang w:val="de-DE"/>
        </w:rPr>
        <w:t xml:space="preserve"> 2014 </w:t>
      </w:r>
      <w:r w:rsidR="000A5D0C">
        <w:rPr>
          <w:lang w:val="de-DE"/>
        </w:rPr>
        <w:t xml:space="preserve">(bereinigt um interne Umsätze) </w:t>
      </w:r>
      <w:r>
        <w:rPr>
          <w:lang w:val="de-DE"/>
        </w:rPr>
        <w:t>aufgeteilt nach Gesellschaft (AU = Australien</w:t>
      </w:r>
      <w:r w:rsidR="00C27848">
        <w:rPr>
          <w:lang w:val="de-DE"/>
        </w:rPr>
        <w:t>, DE= DemandGen AG, UL = DemandGen UK)</w:t>
      </w:r>
    </w:p>
    <w:p w14:paraId="0DE44815" w14:textId="77777777" w:rsidR="00693CFD" w:rsidRDefault="00693CFD">
      <w:pPr>
        <w:rPr>
          <w:lang w:val="de-DE"/>
        </w:rPr>
      </w:pPr>
    </w:p>
    <w:p w14:paraId="09AE14BE" w14:textId="77777777" w:rsidR="008F095B" w:rsidRPr="00F45797" w:rsidRDefault="008F095B">
      <w:pPr>
        <w:rPr>
          <w:color w:val="FF0000"/>
          <w:lang w:val="de-DE"/>
        </w:rPr>
      </w:pPr>
      <w:r w:rsidRPr="00F45797">
        <w:rPr>
          <w:color w:val="FF0000"/>
          <w:lang w:val="de-DE"/>
        </w:rPr>
        <w:t>Immer Stundensatz als Basis</w:t>
      </w:r>
      <w:r w:rsidR="00CD628F" w:rsidRPr="00F45797">
        <w:rPr>
          <w:color w:val="FF0000"/>
          <w:lang w:val="de-DE"/>
        </w:rPr>
        <w:t xml:space="preserve"> für die Abrechnung. </w:t>
      </w:r>
    </w:p>
    <w:p w14:paraId="765E6F99" w14:textId="77777777" w:rsidR="008F095B" w:rsidRPr="00F45797" w:rsidRDefault="008F095B">
      <w:pPr>
        <w:rPr>
          <w:color w:val="FF0000"/>
          <w:lang w:val="de-DE"/>
        </w:rPr>
      </w:pPr>
      <w:r w:rsidRPr="00F45797">
        <w:rPr>
          <w:color w:val="FF0000"/>
          <w:lang w:val="de-DE"/>
        </w:rPr>
        <w:t xml:space="preserve">Durchschnittliche Auftragsvolumen je Kunde 50-60k€ / je Auftrag </w:t>
      </w:r>
      <w:r w:rsidR="00CD628F" w:rsidRPr="00F45797">
        <w:rPr>
          <w:color w:val="FF0000"/>
          <w:lang w:val="de-DE"/>
        </w:rPr>
        <w:t>10-</w:t>
      </w:r>
      <w:r w:rsidRPr="00F45797">
        <w:rPr>
          <w:color w:val="FF0000"/>
          <w:lang w:val="de-DE"/>
        </w:rPr>
        <w:t>12k€</w:t>
      </w:r>
    </w:p>
    <w:p w14:paraId="1FEC31BA" w14:textId="77777777" w:rsidR="008F095B" w:rsidRPr="00F45797" w:rsidRDefault="00CD628F">
      <w:pPr>
        <w:rPr>
          <w:color w:val="FF0000"/>
          <w:lang w:val="de-DE"/>
        </w:rPr>
      </w:pPr>
      <w:r w:rsidRPr="00F45797">
        <w:rPr>
          <w:color w:val="FF0000"/>
          <w:lang w:val="de-DE"/>
        </w:rPr>
        <w:t>Auftraggeber ist immer die Marketingabteilung und diese sind mit entsprechenden Budgets ausgestattet.</w:t>
      </w:r>
    </w:p>
    <w:p w14:paraId="433C6AD6" w14:textId="77777777" w:rsidR="00CD628F" w:rsidRPr="00F45797" w:rsidRDefault="00CD628F">
      <w:pPr>
        <w:rPr>
          <w:color w:val="FF0000"/>
          <w:lang w:val="de-DE"/>
        </w:rPr>
      </w:pPr>
      <w:r w:rsidRPr="00F45797">
        <w:rPr>
          <w:color w:val="FF0000"/>
          <w:lang w:val="de-DE"/>
        </w:rPr>
        <w:t>Diese Budgets werden monatlich bzw. quartalsweise vergeben.</w:t>
      </w:r>
    </w:p>
    <w:p w14:paraId="7FDB6B68" w14:textId="77777777" w:rsidR="00CD628F" w:rsidRPr="00F45797" w:rsidRDefault="00CD628F">
      <w:pPr>
        <w:rPr>
          <w:color w:val="FF0000"/>
          <w:lang w:val="de-DE"/>
        </w:rPr>
      </w:pPr>
      <w:r w:rsidRPr="00F45797">
        <w:rPr>
          <w:color w:val="FF0000"/>
          <w:lang w:val="de-DE"/>
        </w:rPr>
        <w:t>Starker Design2Budget Ansatz</w:t>
      </w:r>
    </w:p>
    <w:p w14:paraId="1FB4628E" w14:textId="77777777" w:rsidR="00CD628F" w:rsidRDefault="00CD628F">
      <w:pPr>
        <w:rPr>
          <w:ins w:id="178" w:author="Reinhard Janning" w:date="2014-04-22T16:50:00Z"/>
          <w:color w:val="FF0000"/>
          <w:lang w:val="de-DE"/>
        </w:rPr>
      </w:pPr>
      <w:proofErr w:type="spellStart"/>
      <w:r w:rsidRPr="00F45797">
        <w:rPr>
          <w:color w:val="FF0000"/>
          <w:lang w:val="de-DE"/>
        </w:rPr>
        <w:t>DemandCenter</w:t>
      </w:r>
      <w:proofErr w:type="spellEnd"/>
      <w:r w:rsidRPr="00F45797">
        <w:rPr>
          <w:color w:val="FF0000"/>
          <w:lang w:val="de-DE"/>
        </w:rPr>
        <w:t xml:space="preserve"> Stundensatz sind 85€</w:t>
      </w:r>
    </w:p>
    <w:p w14:paraId="75F73EED" w14:textId="77777777" w:rsidR="00D6053C" w:rsidRPr="00F45797" w:rsidRDefault="00D6053C">
      <w:pPr>
        <w:rPr>
          <w:color w:val="FF0000"/>
          <w:lang w:val="de-DE"/>
        </w:rPr>
      </w:pPr>
    </w:p>
    <w:p w14:paraId="6635991B" w14:textId="77777777" w:rsidR="002F7855" w:rsidRDefault="00C27848" w:rsidP="008F095B">
      <w:pPr>
        <w:rPr>
          <w:lang w:val="de-DE"/>
        </w:rPr>
      </w:pPr>
      <w:r>
        <w:rPr>
          <w:noProof/>
          <w:lang w:val="de-DE" w:eastAsia="de-DE"/>
        </w:rPr>
        <w:drawing>
          <wp:inline distT="0" distB="0" distL="0" distR="0" wp14:anchorId="16E6FA95" wp14:editId="3627E7C4">
            <wp:extent cx="4668265" cy="1255395"/>
            <wp:effectExtent l="0" t="0" r="5715" b="0"/>
            <wp:docPr id="6" name="Bild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69104" cy="1255621"/>
                    </a:xfrm>
                    <a:prstGeom prst="rect">
                      <a:avLst/>
                    </a:prstGeom>
                    <a:noFill/>
                    <a:ln>
                      <a:noFill/>
                    </a:ln>
                  </pic:spPr>
                </pic:pic>
              </a:graphicData>
            </a:graphic>
          </wp:inline>
        </w:drawing>
      </w:r>
    </w:p>
    <w:p w14:paraId="313F9181" w14:textId="77777777" w:rsidR="002F7855" w:rsidRDefault="002F7855">
      <w:pPr>
        <w:pStyle w:val="berschrift1"/>
        <w:rPr>
          <w:lang w:val="de-DE"/>
        </w:rPr>
      </w:pPr>
    </w:p>
    <w:p w14:paraId="6EBDBC88" w14:textId="77777777" w:rsidR="002F7855" w:rsidRDefault="002F7855">
      <w:pPr>
        <w:pStyle w:val="berschrift1"/>
        <w:rPr>
          <w:lang w:val="de-DE"/>
        </w:rPr>
      </w:pPr>
    </w:p>
    <w:p w14:paraId="7FF68FDC" w14:textId="77777777" w:rsidR="002F7855" w:rsidRDefault="002F7855">
      <w:pPr>
        <w:pStyle w:val="berschrift1"/>
        <w:rPr>
          <w:lang w:val="de-DE"/>
        </w:rPr>
      </w:pPr>
    </w:p>
    <w:p w14:paraId="30F9DED6" w14:textId="77777777" w:rsidR="002F7855" w:rsidRDefault="002F7855">
      <w:pPr>
        <w:pStyle w:val="berschrift1"/>
        <w:rPr>
          <w:lang w:val="de-DE"/>
        </w:rPr>
      </w:pPr>
    </w:p>
    <w:p w14:paraId="7CE69194" w14:textId="77777777" w:rsidR="002F7855" w:rsidRDefault="002F7855">
      <w:pPr>
        <w:rPr>
          <w:rFonts w:asciiTheme="majorHAnsi" w:eastAsiaTheme="majorEastAsia" w:hAnsiTheme="majorHAnsi" w:cstheme="majorBidi"/>
          <w:b/>
          <w:bCs/>
          <w:color w:val="008000"/>
          <w:sz w:val="32"/>
          <w:szCs w:val="32"/>
          <w:lang w:val="de-DE" w:eastAsia="ja-JP"/>
        </w:rPr>
      </w:pPr>
      <w:r>
        <w:rPr>
          <w:lang w:val="de-DE"/>
        </w:rPr>
        <w:br w:type="page"/>
      </w:r>
    </w:p>
    <w:p w14:paraId="346BD2CD" w14:textId="77777777" w:rsidR="00C27848" w:rsidRDefault="00041D63">
      <w:pPr>
        <w:pStyle w:val="berschrift1"/>
        <w:rPr>
          <w:lang w:val="de-DE"/>
        </w:rPr>
      </w:pPr>
      <w:bookmarkStart w:id="179" w:name="_Toc259872824"/>
      <w:r>
        <w:rPr>
          <w:lang w:val="de-DE"/>
        </w:rPr>
        <w:lastRenderedPageBreak/>
        <w:t xml:space="preserve">Management &amp; </w:t>
      </w:r>
      <w:r w:rsidR="00C27848">
        <w:rPr>
          <w:lang w:val="de-DE"/>
        </w:rPr>
        <w:t>Personal</w:t>
      </w:r>
      <w:r w:rsidR="002F7855">
        <w:rPr>
          <w:lang w:val="de-DE"/>
        </w:rPr>
        <w:t xml:space="preserve"> DemandGen</w:t>
      </w:r>
      <w:bookmarkEnd w:id="179"/>
    </w:p>
    <w:p w14:paraId="2782DC04" w14:textId="77777777" w:rsidR="00284BE5" w:rsidRDefault="00284BE5">
      <w:pPr>
        <w:rPr>
          <w:lang w:val="de-DE"/>
        </w:rPr>
      </w:pPr>
    </w:p>
    <w:p w14:paraId="53F37FBD" w14:textId="080CD677" w:rsidR="00916A54" w:rsidRDefault="00916A54" w:rsidP="00F45797">
      <w:pPr>
        <w:pStyle w:val="berschrift2"/>
        <w:rPr>
          <w:ins w:id="180" w:author="Reinhard Janning" w:date="2014-04-22T16:52:00Z"/>
          <w:lang w:val="de-DE"/>
        </w:rPr>
      </w:pPr>
      <w:bookmarkStart w:id="181" w:name="_Toc259872825"/>
      <w:ins w:id="182" w:author="Reinhard Janning" w:date="2014-04-22T16:52:00Z">
        <w:r>
          <w:rPr>
            <w:lang w:val="de-DE"/>
          </w:rPr>
          <w:t>Management</w:t>
        </w:r>
        <w:bookmarkEnd w:id="181"/>
      </w:ins>
    </w:p>
    <w:p w14:paraId="3F786022" w14:textId="77777777" w:rsidR="00916A54" w:rsidRDefault="00916A54" w:rsidP="00284BE5">
      <w:pPr>
        <w:rPr>
          <w:ins w:id="183" w:author="Reinhard Janning" w:date="2014-04-22T16:52:00Z"/>
          <w:lang w:val="de-DE"/>
        </w:rPr>
      </w:pPr>
    </w:p>
    <w:p w14:paraId="0D7BE7C5" w14:textId="77777777" w:rsidR="00D6053C" w:rsidRDefault="00D6053C" w:rsidP="00284BE5">
      <w:pPr>
        <w:rPr>
          <w:ins w:id="184" w:author="Reinhard Janning" w:date="2014-04-22T16:51:00Z"/>
          <w:lang w:val="de-DE"/>
        </w:rPr>
      </w:pPr>
      <w:ins w:id="185" w:author="Reinhard Janning" w:date="2014-04-22T16:51:00Z">
        <w:r>
          <w:rPr>
            <w:noProof/>
            <w:lang w:val="de-DE" w:eastAsia="de-DE"/>
          </w:rPr>
          <w:drawing>
            <wp:inline distT="0" distB="0" distL="0" distR="0" wp14:anchorId="5D68AFF4" wp14:editId="143306A0">
              <wp:extent cx="2588895" cy="1463039"/>
              <wp:effectExtent l="0" t="0" r="1905" b="10795"/>
              <wp:docPr id="17" name="Bild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90726" cy="1464074"/>
                      </a:xfrm>
                      <a:prstGeom prst="rect">
                        <a:avLst/>
                      </a:prstGeom>
                      <a:noFill/>
                      <a:ln>
                        <a:noFill/>
                      </a:ln>
                    </pic:spPr>
                  </pic:pic>
                </a:graphicData>
              </a:graphic>
            </wp:inline>
          </w:drawing>
        </w:r>
      </w:ins>
    </w:p>
    <w:p w14:paraId="65773A4B" w14:textId="77777777" w:rsidR="00D6053C" w:rsidRDefault="00D6053C" w:rsidP="00284BE5">
      <w:pPr>
        <w:rPr>
          <w:ins w:id="186" w:author="Reinhard Janning" w:date="2014-04-22T16:51:00Z"/>
          <w:lang w:val="de-DE"/>
        </w:rPr>
      </w:pPr>
    </w:p>
    <w:p w14:paraId="2A044543" w14:textId="77777777" w:rsidR="00D6053C" w:rsidRDefault="00D6053C" w:rsidP="00284BE5">
      <w:pPr>
        <w:rPr>
          <w:ins w:id="187" w:author="Reinhard Janning" w:date="2014-04-22T16:51:00Z"/>
          <w:lang w:val="de-DE"/>
        </w:rPr>
      </w:pPr>
      <w:ins w:id="188" w:author="Reinhard Janning" w:date="2014-04-22T16:51:00Z">
        <w:r>
          <w:rPr>
            <w:lang w:val="de-DE"/>
          </w:rPr>
          <w:t>Im vergangenen Jahr wurde massiv in den Ausbau des Managements investiert. Folgende Führungskräfte sind in die Geschäftsführung mit eingebunden und sind sicherlich als „Schlüsselpersonen“ zu betrachten:</w:t>
        </w:r>
      </w:ins>
    </w:p>
    <w:p w14:paraId="00E1D20B" w14:textId="77777777" w:rsidR="00D6053C" w:rsidRPr="00284BE5" w:rsidRDefault="00D6053C" w:rsidP="00284BE5">
      <w:pPr>
        <w:rPr>
          <w:ins w:id="189" w:author="Reinhard Janning" w:date="2014-04-22T16:51:00Z"/>
          <w:lang w:val="de-DE"/>
        </w:rPr>
      </w:pPr>
    </w:p>
    <w:p w14:paraId="72439409" w14:textId="77777777" w:rsidR="00D6053C" w:rsidRPr="00777892" w:rsidRDefault="00D6053C" w:rsidP="00A97B60">
      <w:pPr>
        <w:pStyle w:val="Listenabsatz"/>
        <w:numPr>
          <w:ilvl w:val="0"/>
          <w:numId w:val="7"/>
        </w:numPr>
        <w:ind w:left="284" w:hanging="284"/>
        <w:rPr>
          <w:ins w:id="190" w:author="Reinhard Janning" w:date="2014-04-22T16:51:00Z"/>
        </w:rPr>
      </w:pPr>
      <w:ins w:id="191" w:author="Reinhard Janning" w:date="2014-04-22T16:51:00Z">
        <w:r w:rsidRPr="00777892">
          <w:t xml:space="preserve">Stefan </w:t>
        </w:r>
        <w:proofErr w:type="spellStart"/>
        <w:r w:rsidRPr="00777892">
          <w:t>Backes</w:t>
        </w:r>
        <w:proofErr w:type="spellEnd"/>
        <w:r w:rsidRPr="00777892">
          <w:t>, VP Account Management &amp; Consulting (</w:t>
        </w:r>
        <w:proofErr w:type="spellStart"/>
        <w:r w:rsidRPr="00777892">
          <w:t>seit</w:t>
        </w:r>
        <w:proofErr w:type="spellEnd"/>
        <w:r w:rsidRPr="00777892">
          <w:t xml:space="preserve"> 1.10.2013)</w:t>
        </w:r>
      </w:ins>
    </w:p>
    <w:p w14:paraId="25930546" w14:textId="77777777" w:rsidR="00D6053C" w:rsidRPr="00777892" w:rsidRDefault="00D6053C" w:rsidP="00A97B60">
      <w:pPr>
        <w:pStyle w:val="Listenabsatz"/>
        <w:numPr>
          <w:ilvl w:val="0"/>
          <w:numId w:val="7"/>
        </w:numPr>
        <w:ind w:left="284" w:hanging="284"/>
        <w:rPr>
          <w:ins w:id="192" w:author="Reinhard Janning" w:date="2014-04-22T16:51:00Z"/>
        </w:rPr>
      </w:pPr>
      <w:proofErr w:type="spellStart"/>
      <w:ins w:id="193" w:author="Reinhard Janning" w:date="2014-04-22T16:51:00Z">
        <w:r w:rsidRPr="00777892">
          <w:t>Isolde</w:t>
        </w:r>
        <w:proofErr w:type="spellEnd"/>
        <w:r w:rsidRPr="00777892">
          <w:t xml:space="preserve"> Fischer, Director Marketing &amp; Alliances (</w:t>
        </w:r>
        <w:proofErr w:type="spellStart"/>
        <w:r w:rsidRPr="00777892">
          <w:t>seit</w:t>
        </w:r>
        <w:proofErr w:type="spellEnd"/>
        <w:r w:rsidRPr="00777892">
          <w:t xml:space="preserve"> 1.10.2012)</w:t>
        </w:r>
      </w:ins>
    </w:p>
    <w:p w14:paraId="143E11F1" w14:textId="77777777" w:rsidR="00D6053C" w:rsidRDefault="00D6053C" w:rsidP="00A97B60">
      <w:pPr>
        <w:pStyle w:val="Listenabsatz"/>
        <w:numPr>
          <w:ilvl w:val="0"/>
          <w:numId w:val="7"/>
        </w:numPr>
        <w:ind w:left="284" w:hanging="284"/>
        <w:rPr>
          <w:ins w:id="194" w:author="Reinhard Janning" w:date="2014-04-22T16:51:00Z"/>
          <w:lang w:val="de-DE"/>
        </w:rPr>
      </w:pPr>
      <w:ins w:id="195" w:author="Reinhard Janning" w:date="2014-04-22T16:51:00Z">
        <w:r w:rsidRPr="000243A5">
          <w:rPr>
            <w:lang w:val="de-DE"/>
          </w:rPr>
          <w:t>Julius Kindler, Director Project Management &amp; Implementation (seit 1.12.2013)</w:t>
        </w:r>
      </w:ins>
    </w:p>
    <w:p w14:paraId="2C431747" w14:textId="77777777" w:rsidR="00D6053C" w:rsidRPr="00F90A24" w:rsidRDefault="00D6053C" w:rsidP="00F90A24">
      <w:pPr>
        <w:pStyle w:val="Listenabsatz"/>
        <w:numPr>
          <w:ilvl w:val="1"/>
          <w:numId w:val="7"/>
        </w:numPr>
        <w:rPr>
          <w:ins w:id="196" w:author="Reinhard Janning" w:date="2014-04-22T16:51:00Z"/>
          <w:lang w:val="de-DE"/>
        </w:rPr>
      </w:pPr>
      <w:ins w:id="197" w:author="Reinhard Janning" w:date="2014-04-22T16:51:00Z">
        <w:r>
          <w:rPr>
            <w:color w:val="FF0000"/>
            <w:lang w:val="de-DE"/>
          </w:rPr>
          <w:t xml:space="preserve">Gehaltskosten durch den Wechsel von Alfred </w:t>
        </w:r>
        <w:proofErr w:type="spellStart"/>
        <w:r>
          <w:rPr>
            <w:color w:val="FF0000"/>
            <w:lang w:val="de-DE"/>
          </w:rPr>
          <w:t>Hiermann</w:t>
        </w:r>
        <w:proofErr w:type="spellEnd"/>
        <w:r>
          <w:rPr>
            <w:color w:val="FF0000"/>
            <w:lang w:val="de-DE"/>
          </w:rPr>
          <w:t xml:space="preserve"> zu Julius Kindler identisch – Dezember 2013 doppelte Kosten.</w:t>
        </w:r>
      </w:ins>
    </w:p>
    <w:p w14:paraId="24E0D8A2" w14:textId="77777777" w:rsidR="00D6053C" w:rsidRDefault="00D6053C" w:rsidP="00A97B60">
      <w:pPr>
        <w:pStyle w:val="Listenabsatz"/>
        <w:numPr>
          <w:ilvl w:val="0"/>
          <w:numId w:val="7"/>
        </w:numPr>
        <w:ind w:left="284" w:hanging="284"/>
        <w:rPr>
          <w:ins w:id="198" w:author="Reinhard Janning" w:date="2014-04-22T16:51:00Z"/>
        </w:rPr>
      </w:pPr>
      <w:ins w:id="199" w:author="Reinhard Janning" w:date="2014-04-22T16:51:00Z">
        <w:r w:rsidRPr="00F90A24">
          <w:t>John Sweeney, MD DemandGen UK</w:t>
        </w:r>
      </w:ins>
    </w:p>
    <w:p w14:paraId="60E39086" w14:textId="77777777" w:rsidR="00D6053C" w:rsidRPr="00F90A24" w:rsidRDefault="00D6053C" w:rsidP="00F90A24">
      <w:pPr>
        <w:pStyle w:val="Listenabsatz"/>
        <w:numPr>
          <w:ilvl w:val="1"/>
          <w:numId w:val="7"/>
        </w:numPr>
        <w:rPr>
          <w:ins w:id="200" w:author="Reinhard Janning" w:date="2014-04-22T16:51:00Z"/>
        </w:rPr>
      </w:pPr>
      <w:proofErr w:type="spellStart"/>
      <w:ins w:id="201" w:author="Reinhard Janning" w:date="2014-04-22T16:51:00Z">
        <w:r>
          <w:rPr>
            <w:color w:val="FF0000"/>
          </w:rPr>
          <w:t>Ist</w:t>
        </w:r>
        <w:proofErr w:type="spellEnd"/>
        <w:r>
          <w:rPr>
            <w:color w:val="FF0000"/>
          </w:rPr>
          <w:t xml:space="preserve"> </w:t>
        </w:r>
        <w:proofErr w:type="spellStart"/>
        <w:r>
          <w:rPr>
            <w:color w:val="FF0000"/>
          </w:rPr>
          <w:t>nicht</w:t>
        </w:r>
        <w:proofErr w:type="spellEnd"/>
        <w:r>
          <w:rPr>
            <w:color w:val="FF0000"/>
          </w:rPr>
          <w:t xml:space="preserve"> </w:t>
        </w:r>
        <w:proofErr w:type="spellStart"/>
        <w:r>
          <w:rPr>
            <w:color w:val="FF0000"/>
          </w:rPr>
          <w:t>beteiligt</w:t>
        </w:r>
        <w:proofErr w:type="spellEnd"/>
      </w:ins>
    </w:p>
    <w:p w14:paraId="152C3E12" w14:textId="77777777" w:rsidR="00D6053C" w:rsidRPr="00F90A24" w:rsidRDefault="00D6053C" w:rsidP="00F90A24">
      <w:pPr>
        <w:pStyle w:val="Listenabsatz"/>
        <w:numPr>
          <w:ilvl w:val="1"/>
          <w:numId w:val="7"/>
        </w:numPr>
        <w:rPr>
          <w:ins w:id="202" w:author="Reinhard Janning" w:date="2014-04-22T16:51:00Z"/>
          <w:lang w:val="de-DE"/>
        </w:rPr>
      </w:pPr>
      <w:ins w:id="203" w:author="Reinhard Janning" w:date="2014-04-22T16:51:00Z">
        <w:r w:rsidRPr="00F90A24">
          <w:rPr>
            <w:color w:val="FF0000"/>
            <w:lang w:val="de-DE"/>
          </w:rPr>
          <w:t>Bekommt 10% vom Profit der UK</w:t>
        </w:r>
        <w:r>
          <w:rPr>
            <w:color w:val="FF0000"/>
            <w:lang w:val="de-DE"/>
          </w:rPr>
          <w:t xml:space="preserve"> Gesellschaft</w:t>
        </w:r>
      </w:ins>
    </w:p>
    <w:p w14:paraId="5D5606C3" w14:textId="77777777" w:rsidR="00D6053C" w:rsidRPr="00F90A24" w:rsidRDefault="00D6053C" w:rsidP="00F90A24">
      <w:pPr>
        <w:pStyle w:val="Listenabsatz"/>
        <w:numPr>
          <w:ilvl w:val="1"/>
          <w:numId w:val="7"/>
        </w:numPr>
        <w:rPr>
          <w:ins w:id="204" w:author="Reinhard Janning" w:date="2014-04-22T16:51:00Z"/>
          <w:lang w:val="de-DE"/>
        </w:rPr>
      </w:pPr>
      <w:ins w:id="205" w:author="Reinhard Janning" w:date="2014-04-22T16:51:00Z">
        <w:r>
          <w:rPr>
            <w:color w:val="FF0000"/>
            <w:lang w:val="de-DE"/>
          </w:rPr>
          <w:t xml:space="preserve">Ist unter den 10 besten </w:t>
        </w:r>
        <w:proofErr w:type="spellStart"/>
        <w:r>
          <w:rPr>
            <w:color w:val="FF0000"/>
            <w:lang w:val="de-DE"/>
          </w:rPr>
          <w:t>Twitterer</w:t>
        </w:r>
        <w:proofErr w:type="spellEnd"/>
        <w:r>
          <w:rPr>
            <w:color w:val="FF0000"/>
            <w:lang w:val="de-DE"/>
          </w:rPr>
          <w:t xml:space="preserve"> im B2B Marketing UK</w:t>
        </w:r>
      </w:ins>
    </w:p>
    <w:p w14:paraId="484E58F5" w14:textId="77777777" w:rsidR="00D6053C" w:rsidRDefault="00D6053C" w:rsidP="00A97B60">
      <w:pPr>
        <w:pStyle w:val="Listenabsatz"/>
        <w:numPr>
          <w:ilvl w:val="0"/>
          <w:numId w:val="7"/>
        </w:numPr>
        <w:ind w:left="284" w:hanging="284"/>
        <w:rPr>
          <w:ins w:id="206" w:author="Reinhard Janning" w:date="2014-04-22T16:51:00Z"/>
          <w:lang w:val="de-DE"/>
        </w:rPr>
      </w:pPr>
      <w:ins w:id="207" w:author="Reinhard Janning" w:date="2014-04-22T16:51:00Z">
        <w:r w:rsidRPr="000243A5">
          <w:rPr>
            <w:lang w:val="de-DE"/>
          </w:rPr>
          <w:t>John Paola, MD DemandGen</w:t>
        </w:r>
        <w:r>
          <w:rPr>
            <w:lang w:val="de-DE"/>
          </w:rPr>
          <w:t xml:space="preserve"> </w:t>
        </w:r>
        <w:proofErr w:type="spellStart"/>
        <w:r>
          <w:rPr>
            <w:lang w:val="de-DE"/>
          </w:rPr>
          <w:t>Australia</w:t>
        </w:r>
        <w:proofErr w:type="spellEnd"/>
      </w:ins>
    </w:p>
    <w:p w14:paraId="00B77AFC" w14:textId="77777777" w:rsidR="00D6053C" w:rsidRPr="00F90A24" w:rsidRDefault="00D6053C" w:rsidP="00F90A24">
      <w:pPr>
        <w:pStyle w:val="Listenabsatz"/>
        <w:numPr>
          <w:ilvl w:val="1"/>
          <w:numId w:val="7"/>
        </w:numPr>
        <w:rPr>
          <w:ins w:id="208" w:author="Reinhard Janning" w:date="2014-04-22T16:51:00Z"/>
          <w:color w:val="FF0000"/>
          <w:lang w:val="de-DE"/>
        </w:rPr>
      </w:pPr>
      <w:ins w:id="209" w:author="Reinhard Janning" w:date="2014-04-22T16:51:00Z">
        <w:r w:rsidRPr="00F90A24">
          <w:rPr>
            <w:color w:val="FF0000"/>
            <w:lang w:val="de-DE"/>
          </w:rPr>
          <w:t xml:space="preserve">Super </w:t>
        </w:r>
        <w:proofErr w:type="spellStart"/>
        <w:r w:rsidRPr="00F90A24">
          <w:rPr>
            <w:color w:val="FF0000"/>
            <w:lang w:val="de-DE"/>
          </w:rPr>
          <w:t>Salesmann</w:t>
        </w:r>
        <w:proofErr w:type="spellEnd"/>
      </w:ins>
    </w:p>
    <w:p w14:paraId="19F5D012" w14:textId="77777777" w:rsidR="00D6053C" w:rsidRDefault="00D6053C" w:rsidP="00F90A24">
      <w:pPr>
        <w:pStyle w:val="Listenabsatz"/>
        <w:numPr>
          <w:ilvl w:val="1"/>
          <w:numId w:val="7"/>
        </w:numPr>
        <w:rPr>
          <w:ins w:id="210" w:author="Reinhard Janning" w:date="2014-04-22T16:51:00Z"/>
          <w:color w:val="FF0000"/>
          <w:lang w:val="de-DE"/>
        </w:rPr>
      </w:pPr>
      <w:ins w:id="211" w:author="Reinhard Janning" w:date="2014-04-22T16:51:00Z">
        <w:r w:rsidRPr="00F90A24">
          <w:rPr>
            <w:color w:val="FF0000"/>
            <w:lang w:val="de-DE"/>
          </w:rPr>
          <w:t xml:space="preserve">Unterstützung im Management und </w:t>
        </w:r>
        <w:proofErr w:type="spellStart"/>
        <w:r w:rsidRPr="00F90A24">
          <w:rPr>
            <w:color w:val="FF0000"/>
            <w:lang w:val="de-DE"/>
          </w:rPr>
          <w:t>Delivery</w:t>
        </w:r>
        <w:proofErr w:type="spellEnd"/>
        <w:r w:rsidRPr="00F90A24">
          <w:rPr>
            <w:color w:val="FF0000"/>
            <w:lang w:val="de-DE"/>
          </w:rPr>
          <w:t xml:space="preserve"> nötig</w:t>
        </w:r>
        <w:r>
          <w:rPr>
            <w:color w:val="FF0000"/>
            <w:lang w:val="de-DE"/>
          </w:rPr>
          <w:t xml:space="preserve"> </w:t>
        </w:r>
        <w:r w:rsidRPr="0052443B">
          <w:rPr>
            <w:color w:val="FF0000"/>
            <w:lang w:val="de-DE"/>
          </w:rPr>
          <w:sym w:font="Wingdings" w:char="F0E0"/>
        </w:r>
        <w:r>
          <w:rPr>
            <w:color w:val="FF0000"/>
            <w:lang w:val="de-DE"/>
          </w:rPr>
          <w:t xml:space="preserve"> Neuer </w:t>
        </w:r>
        <w:proofErr w:type="spellStart"/>
        <w:r>
          <w:rPr>
            <w:color w:val="FF0000"/>
            <w:lang w:val="de-DE"/>
          </w:rPr>
          <w:t>Delivery</w:t>
        </w:r>
        <w:proofErr w:type="spellEnd"/>
        <w:r>
          <w:rPr>
            <w:color w:val="FF0000"/>
            <w:lang w:val="de-DE"/>
          </w:rPr>
          <w:t xml:space="preserve"> Manager ist identifiziert</w:t>
        </w:r>
      </w:ins>
    </w:p>
    <w:p w14:paraId="063BF0B3" w14:textId="77777777" w:rsidR="00D6053C" w:rsidRPr="00F90A24" w:rsidRDefault="00D6053C" w:rsidP="00F90A24">
      <w:pPr>
        <w:pStyle w:val="Listenabsatz"/>
        <w:numPr>
          <w:ilvl w:val="1"/>
          <w:numId w:val="7"/>
        </w:numPr>
        <w:rPr>
          <w:ins w:id="212" w:author="Reinhard Janning" w:date="2014-04-22T16:51:00Z"/>
          <w:color w:val="FF0000"/>
          <w:lang w:val="de-DE"/>
        </w:rPr>
      </w:pPr>
      <w:ins w:id="213" w:author="Reinhard Janning" w:date="2014-04-22T16:51:00Z">
        <w:r>
          <w:rPr>
            <w:color w:val="FF0000"/>
            <w:lang w:val="de-DE"/>
          </w:rPr>
          <w:t>Ressourcen müssen eingestellt werden</w:t>
        </w:r>
      </w:ins>
    </w:p>
    <w:p w14:paraId="448DBDCF" w14:textId="77777777" w:rsidR="00D6053C" w:rsidRPr="00041D63" w:rsidRDefault="00D6053C" w:rsidP="00A97B60">
      <w:pPr>
        <w:ind w:left="284" w:hanging="284"/>
        <w:rPr>
          <w:ins w:id="214" w:author="Reinhard Janning" w:date="2014-04-22T16:51:00Z"/>
          <w:lang w:val="de-DE"/>
        </w:rPr>
      </w:pPr>
    </w:p>
    <w:p w14:paraId="0CB787EE" w14:textId="77777777" w:rsidR="00D6053C" w:rsidRPr="00284BE5" w:rsidRDefault="00D6053C" w:rsidP="00A97B60">
      <w:pPr>
        <w:pStyle w:val="Listenabsatz"/>
        <w:numPr>
          <w:ilvl w:val="0"/>
          <w:numId w:val="7"/>
        </w:numPr>
        <w:ind w:left="284" w:hanging="284"/>
        <w:rPr>
          <w:ins w:id="215" w:author="Reinhard Janning" w:date="2014-04-22T16:51:00Z"/>
          <w:lang w:val="de-DE"/>
        </w:rPr>
      </w:pPr>
      <w:ins w:id="216" w:author="Reinhard Janning" w:date="2014-04-22T16:51:00Z">
        <w:r>
          <w:rPr>
            <w:lang w:val="de-DE"/>
          </w:rPr>
          <w:t xml:space="preserve">Jörg </w:t>
        </w:r>
        <w:proofErr w:type="spellStart"/>
        <w:r>
          <w:rPr>
            <w:lang w:val="de-DE"/>
          </w:rPr>
          <w:t>Kalisch</w:t>
        </w:r>
        <w:proofErr w:type="spellEnd"/>
        <w:r>
          <w:rPr>
            <w:lang w:val="de-DE"/>
          </w:rPr>
          <w:t>, MD DemandGen Singapur ist derzeit non-exe Director. Er kann jederzeit in das aktive Geschäft einbezogen werden.</w:t>
        </w:r>
      </w:ins>
    </w:p>
    <w:p w14:paraId="77E66975" w14:textId="77777777" w:rsidR="00D6053C" w:rsidRDefault="00D6053C">
      <w:pPr>
        <w:rPr>
          <w:ins w:id="217" w:author="Reinhard Janning" w:date="2014-04-22T16:51:00Z"/>
          <w:lang w:val="de-DE"/>
        </w:rPr>
      </w:pPr>
    </w:p>
    <w:tbl>
      <w:tblPr>
        <w:tblStyle w:val="Tabellenraster"/>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180"/>
      </w:tblGrid>
      <w:tr w:rsidR="00D6053C" w:rsidDel="00D6053C" w14:paraId="5A327F02" w14:textId="3C1F07D2" w:rsidTr="00D6053C">
        <w:trPr>
          <w:del w:id="218" w:author="Reinhard Janning" w:date="2014-04-22T16:51:00Z"/>
        </w:trPr>
        <w:tc>
          <w:tcPr>
            <w:tcW w:w="9180" w:type="dxa"/>
          </w:tcPr>
          <w:p w14:paraId="623F3B40" w14:textId="3F5C5E6B" w:rsidR="00D6053C" w:rsidDel="00D6053C" w:rsidRDefault="00D6053C" w:rsidP="00284BE5">
            <w:pPr>
              <w:rPr>
                <w:del w:id="219" w:author="Reinhard Janning" w:date="2014-04-22T16:51:00Z"/>
                <w:lang w:val="de-DE"/>
              </w:rPr>
            </w:pPr>
            <w:del w:id="220" w:author="Reinhard Janning" w:date="2014-04-22T16:51:00Z">
              <w:r w:rsidDel="00D6053C">
                <w:rPr>
                  <w:lang w:val="de-DE"/>
                </w:rPr>
                <w:delText>Im vergangenen Jahr wurde massiv in den Ausbau des Managements investiert. Folgende Führungskräfte sind in die Geschäftsführung mit eingebunden und sind sicherlich als „Schlüsselpersonen“ zu betrachten:</w:delText>
              </w:r>
            </w:del>
          </w:p>
          <w:p w14:paraId="2ED0F020" w14:textId="559EF620" w:rsidR="00D6053C" w:rsidRPr="00284BE5" w:rsidDel="00D6053C" w:rsidRDefault="00D6053C" w:rsidP="00284BE5">
            <w:pPr>
              <w:rPr>
                <w:del w:id="221" w:author="Reinhard Janning" w:date="2014-04-22T16:51:00Z"/>
                <w:lang w:val="de-DE"/>
              </w:rPr>
            </w:pPr>
          </w:p>
          <w:p w14:paraId="2098C85B" w14:textId="4E551FDC" w:rsidR="00D6053C" w:rsidRPr="00777892" w:rsidDel="00D6053C" w:rsidRDefault="00D6053C" w:rsidP="00A97B60">
            <w:pPr>
              <w:pStyle w:val="Listenabsatz"/>
              <w:numPr>
                <w:ilvl w:val="0"/>
                <w:numId w:val="7"/>
              </w:numPr>
              <w:ind w:left="284" w:hanging="284"/>
              <w:rPr>
                <w:del w:id="222" w:author="Reinhard Janning" w:date="2014-04-22T16:51:00Z"/>
              </w:rPr>
            </w:pPr>
            <w:del w:id="223" w:author="Reinhard Janning" w:date="2014-04-22T16:51:00Z">
              <w:r w:rsidRPr="00777892" w:rsidDel="00D6053C">
                <w:delText>Stefan Backes, VP Account Management &amp; Consulting (seit 1.10.2013)</w:delText>
              </w:r>
            </w:del>
          </w:p>
          <w:p w14:paraId="204AFE89" w14:textId="32B42CE4" w:rsidR="00D6053C" w:rsidRPr="00777892" w:rsidDel="00D6053C" w:rsidRDefault="00D6053C" w:rsidP="00A97B60">
            <w:pPr>
              <w:pStyle w:val="Listenabsatz"/>
              <w:numPr>
                <w:ilvl w:val="0"/>
                <w:numId w:val="7"/>
              </w:numPr>
              <w:ind w:left="284" w:hanging="284"/>
              <w:rPr>
                <w:del w:id="224" w:author="Reinhard Janning" w:date="2014-04-22T16:51:00Z"/>
              </w:rPr>
            </w:pPr>
            <w:del w:id="225" w:author="Reinhard Janning" w:date="2014-04-22T16:51:00Z">
              <w:r w:rsidRPr="00777892" w:rsidDel="00D6053C">
                <w:delText>Isolde Fischer, Director Marketing &amp; Alliances (seit 1.10.2012)</w:delText>
              </w:r>
            </w:del>
          </w:p>
          <w:p w14:paraId="78139F70" w14:textId="199B01C7" w:rsidR="00D6053C" w:rsidDel="00D6053C" w:rsidRDefault="00D6053C" w:rsidP="00A97B60">
            <w:pPr>
              <w:pStyle w:val="Listenabsatz"/>
              <w:numPr>
                <w:ilvl w:val="0"/>
                <w:numId w:val="7"/>
              </w:numPr>
              <w:ind w:left="284" w:hanging="284"/>
              <w:rPr>
                <w:del w:id="226" w:author="Reinhard Janning" w:date="2014-04-22T16:51:00Z"/>
                <w:lang w:val="de-DE"/>
              </w:rPr>
            </w:pPr>
            <w:del w:id="227" w:author="Reinhard Janning" w:date="2014-04-22T16:51:00Z">
              <w:r w:rsidRPr="000243A5" w:rsidDel="00D6053C">
                <w:rPr>
                  <w:lang w:val="de-DE"/>
                </w:rPr>
                <w:delText>Julius Kindler, Director Project Management &amp; Implementation (seit 1.12.2013)</w:delText>
              </w:r>
            </w:del>
          </w:p>
          <w:p w14:paraId="23D88B71" w14:textId="3D7C8968" w:rsidR="00D6053C" w:rsidRPr="00F90A24" w:rsidDel="00D6053C" w:rsidRDefault="00D6053C" w:rsidP="00F90A24">
            <w:pPr>
              <w:pStyle w:val="Listenabsatz"/>
              <w:numPr>
                <w:ilvl w:val="1"/>
                <w:numId w:val="7"/>
              </w:numPr>
              <w:rPr>
                <w:del w:id="228" w:author="Reinhard Janning" w:date="2014-04-22T16:51:00Z"/>
                <w:lang w:val="de-DE"/>
              </w:rPr>
            </w:pPr>
            <w:del w:id="229" w:author="Reinhard Janning" w:date="2014-04-22T16:51:00Z">
              <w:r w:rsidDel="00D6053C">
                <w:rPr>
                  <w:color w:val="FF0000"/>
                  <w:lang w:val="de-DE"/>
                </w:rPr>
                <w:delText>Gehaltskosten durch den Wechsel von Alfred Hiermann zu Julius Kindler identisch – Dezember 2013 doppelte Kosten.</w:delText>
              </w:r>
            </w:del>
          </w:p>
          <w:p w14:paraId="456A3C5A" w14:textId="1B558FA5" w:rsidR="00D6053C" w:rsidDel="00D6053C" w:rsidRDefault="00D6053C" w:rsidP="00A97B60">
            <w:pPr>
              <w:pStyle w:val="Listenabsatz"/>
              <w:numPr>
                <w:ilvl w:val="0"/>
                <w:numId w:val="7"/>
              </w:numPr>
              <w:ind w:left="284" w:hanging="284"/>
              <w:rPr>
                <w:del w:id="230" w:author="Reinhard Janning" w:date="2014-04-22T16:51:00Z"/>
              </w:rPr>
            </w:pPr>
            <w:del w:id="231" w:author="Reinhard Janning" w:date="2014-04-22T16:51:00Z">
              <w:r w:rsidRPr="00F90A24" w:rsidDel="00D6053C">
                <w:delText>John Sweeney, MD DemandGen UK</w:delText>
              </w:r>
            </w:del>
          </w:p>
          <w:p w14:paraId="179A1B6B" w14:textId="587E30B7" w:rsidR="00D6053C" w:rsidRPr="00F90A24" w:rsidDel="00D6053C" w:rsidRDefault="00D6053C" w:rsidP="00F90A24">
            <w:pPr>
              <w:pStyle w:val="Listenabsatz"/>
              <w:numPr>
                <w:ilvl w:val="1"/>
                <w:numId w:val="7"/>
              </w:numPr>
              <w:rPr>
                <w:del w:id="232" w:author="Reinhard Janning" w:date="2014-04-22T16:51:00Z"/>
              </w:rPr>
            </w:pPr>
            <w:del w:id="233" w:author="Reinhard Janning" w:date="2014-04-22T16:51:00Z">
              <w:r w:rsidDel="00D6053C">
                <w:rPr>
                  <w:color w:val="FF0000"/>
                </w:rPr>
                <w:delText>Ist nicht beteiligt</w:delText>
              </w:r>
            </w:del>
          </w:p>
          <w:p w14:paraId="0E1A9FBB" w14:textId="10C2031A" w:rsidR="00D6053C" w:rsidRPr="00F90A24" w:rsidDel="00D6053C" w:rsidRDefault="00D6053C" w:rsidP="00F90A24">
            <w:pPr>
              <w:pStyle w:val="Listenabsatz"/>
              <w:numPr>
                <w:ilvl w:val="1"/>
                <w:numId w:val="7"/>
              </w:numPr>
              <w:rPr>
                <w:del w:id="234" w:author="Reinhard Janning" w:date="2014-04-22T16:51:00Z"/>
                <w:lang w:val="de-DE"/>
              </w:rPr>
            </w:pPr>
            <w:del w:id="235" w:author="Reinhard Janning" w:date="2014-04-22T16:51:00Z">
              <w:r w:rsidRPr="00F90A24" w:rsidDel="00D6053C">
                <w:rPr>
                  <w:color w:val="FF0000"/>
                  <w:lang w:val="de-DE"/>
                </w:rPr>
                <w:delText>Bekommt 10% vom Profit der UK</w:delText>
              </w:r>
              <w:r w:rsidDel="00D6053C">
                <w:rPr>
                  <w:color w:val="FF0000"/>
                  <w:lang w:val="de-DE"/>
                </w:rPr>
                <w:delText xml:space="preserve"> Gesellschaft</w:delText>
              </w:r>
            </w:del>
          </w:p>
          <w:p w14:paraId="2E6E83D4" w14:textId="02F72466" w:rsidR="00D6053C" w:rsidRPr="00F90A24" w:rsidDel="00D6053C" w:rsidRDefault="00D6053C" w:rsidP="00F90A24">
            <w:pPr>
              <w:pStyle w:val="Listenabsatz"/>
              <w:numPr>
                <w:ilvl w:val="1"/>
                <w:numId w:val="7"/>
              </w:numPr>
              <w:rPr>
                <w:del w:id="236" w:author="Reinhard Janning" w:date="2014-04-22T16:51:00Z"/>
                <w:lang w:val="de-DE"/>
              </w:rPr>
            </w:pPr>
            <w:del w:id="237" w:author="Reinhard Janning" w:date="2014-04-22T16:51:00Z">
              <w:r w:rsidDel="00D6053C">
                <w:rPr>
                  <w:color w:val="FF0000"/>
                  <w:lang w:val="de-DE"/>
                </w:rPr>
                <w:delText xml:space="preserve">Ist unter den 10 besten Twitter im </w:delText>
              </w:r>
            </w:del>
            <w:del w:id="238" w:author="Reinhard Janning" w:date="2014-04-22T12:51:00Z">
              <w:r w:rsidDel="00AB52DB">
                <w:rPr>
                  <w:color w:val="FF0000"/>
                  <w:lang w:val="de-DE"/>
                </w:rPr>
                <w:delText>Bereich Marketing Automation</w:delText>
              </w:r>
            </w:del>
          </w:p>
          <w:p w14:paraId="60C42D03" w14:textId="3EBDE0D3" w:rsidR="00D6053C" w:rsidDel="00D6053C" w:rsidRDefault="00D6053C" w:rsidP="00A97B60">
            <w:pPr>
              <w:pStyle w:val="Listenabsatz"/>
              <w:numPr>
                <w:ilvl w:val="0"/>
                <w:numId w:val="7"/>
              </w:numPr>
              <w:ind w:left="284" w:hanging="284"/>
              <w:rPr>
                <w:del w:id="239" w:author="Reinhard Janning" w:date="2014-04-22T16:51:00Z"/>
                <w:lang w:val="de-DE"/>
              </w:rPr>
            </w:pPr>
            <w:del w:id="240" w:author="Reinhard Janning" w:date="2014-04-22T16:51:00Z">
              <w:r w:rsidRPr="000243A5" w:rsidDel="00D6053C">
                <w:rPr>
                  <w:lang w:val="de-DE"/>
                </w:rPr>
                <w:delText>John Paola, MD DemandGen</w:delText>
              </w:r>
              <w:r w:rsidDel="00D6053C">
                <w:rPr>
                  <w:lang w:val="de-DE"/>
                </w:rPr>
                <w:delText xml:space="preserve"> Australia</w:delText>
              </w:r>
            </w:del>
          </w:p>
          <w:p w14:paraId="60FFB37D" w14:textId="1566E3CF" w:rsidR="00D6053C" w:rsidRPr="00F90A24" w:rsidDel="00D6053C" w:rsidRDefault="00D6053C" w:rsidP="00F90A24">
            <w:pPr>
              <w:pStyle w:val="Listenabsatz"/>
              <w:numPr>
                <w:ilvl w:val="1"/>
                <w:numId w:val="7"/>
              </w:numPr>
              <w:rPr>
                <w:del w:id="241" w:author="Reinhard Janning" w:date="2014-04-22T16:51:00Z"/>
                <w:color w:val="FF0000"/>
                <w:lang w:val="de-DE"/>
              </w:rPr>
            </w:pPr>
            <w:del w:id="242" w:author="Reinhard Janning" w:date="2014-04-22T16:51:00Z">
              <w:r w:rsidRPr="00F90A24" w:rsidDel="00D6053C">
                <w:rPr>
                  <w:color w:val="FF0000"/>
                  <w:lang w:val="de-DE"/>
                </w:rPr>
                <w:delText>Super Salesmann</w:delText>
              </w:r>
            </w:del>
          </w:p>
          <w:p w14:paraId="4C95B5B9" w14:textId="0C846087" w:rsidR="00D6053C" w:rsidDel="00D6053C" w:rsidRDefault="00D6053C" w:rsidP="00F90A24">
            <w:pPr>
              <w:pStyle w:val="Listenabsatz"/>
              <w:numPr>
                <w:ilvl w:val="1"/>
                <w:numId w:val="7"/>
              </w:numPr>
              <w:rPr>
                <w:del w:id="243" w:author="Reinhard Janning" w:date="2014-04-22T16:51:00Z"/>
                <w:color w:val="FF0000"/>
                <w:lang w:val="de-DE"/>
              </w:rPr>
            </w:pPr>
            <w:del w:id="244" w:author="Reinhard Janning" w:date="2014-04-22T16:51:00Z">
              <w:r w:rsidRPr="00F90A24" w:rsidDel="00D6053C">
                <w:rPr>
                  <w:color w:val="FF0000"/>
                  <w:lang w:val="de-DE"/>
                </w:rPr>
                <w:delText>Unterstützung im Management und Delivery nötig</w:delText>
              </w:r>
              <w:r w:rsidDel="00D6053C">
                <w:rPr>
                  <w:color w:val="FF0000"/>
                  <w:lang w:val="de-DE"/>
                </w:rPr>
                <w:delText xml:space="preserve"> </w:delText>
              </w:r>
              <w:r w:rsidRPr="0052443B" w:rsidDel="00D6053C">
                <w:rPr>
                  <w:color w:val="FF0000"/>
                  <w:lang w:val="de-DE"/>
                </w:rPr>
                <w:sym w:font="Wingdings" w:char="F0E0"/>
              </w:r>
              <w:r w:rsidDel="00D6053C">
                <w:rPr>
                  <w:color w:val="FF0000"/>
                  <w:lang w:val="de-DE"/>
                </w:rPr>
                <w:delText xml:space="preserve"> Neuer Delivery Manager ist identifiziert</w:delText>
              </w:r>
            </w:del>
          </w:p>
          <w:p w14:paraId="266968F4" w14:textId="0B6DE821" w:rsidR="00D6053C" w:rsidRPr="00F90A24" w:rsidDel="00D6053C" w:rsidRDefault="00D6053C" w:rsidP="00F90A24">
            <w:pPr>
              <w:pStyle w:val="Listenabsatz"/>
              <w:numPr>
                <w:ilvl w:val="1"/>
                <w:numId w:val="7"/>
              </w:numPr>
              <w:rPr>
                <w:del w:id="245" w:author="Reinhard Janning" w:date="2014-04-22T16:51:00Z"/>
                <w:color w:val="FF0000"/>
                <w:lang w:val="de-DE"/>
              </w:rPr>
            </w:pPr>
            <w:del w:id="246" w:author="Reinhard Janning" w:date="2014-04-22T16:51:00Z">
              <w:r w:rsidDel="00D6053C">
                <w:rPr>
                  <w:color w:val="FF0000"/>
                  <w:lang w:val="de-DE"/>
                </w:rPr>
                <w:delText>Ressourcen müssen eingestellt werden</w:delText>
              </w:r>
            </w:del>
          </w:p>
          <w:p w14:paraId="34EC1DF3" w14:textId="126EE36D" w:rsidR="00D6053C" w:rsidRPr="00041D63" w:rsidDel="00D6053C" w:rsidRDefault="00D6053C" w:rsidP="00A97B60">
            <w:pPr>
              <w:ind w:left="284" w:hanging="284"/>
              <w:rPr>
                <w:del w:id="247" w:author="Reinhard Janning" w:date="2014-04-22T16:51:00Z"/>
                <w:lang w:val="de-DE"/>
              </w:rPr>
            </w:pPr>
          </w:p>
          <w:p w14:paraId="6145CDCA" w14:textId="689E528D" w:rsidR="00D6053C" w:rsidRPr="00284BE5" w:rsidDel="00D6053C" w:rsidRDefault="00D6053C" w:rsidP="00A97B60">
            <w:pPr>
              <w:pStyle w:val="Listenabsatz"/>
              <w:numPr>
                <w:ilvl w:val="0"/>
                <w:numId w:val="7"/>
              </w:numPr>
              <w:ind w:left="284" w:hanging="284"/>
              <w:rPr>
                <w:del w:id="248" w:author="Reinhard Janning" w:date="2014-04-22T16:51:00Z"/>
                <w:lang w:val="de-DE"/>
              </w:rPr>
            </w:pPr>
            <w:del w:id="249" w:author="Reinhard Janning" w:date="2014-04-22T16:51:00Z">
              <w:r w:rsidDel="00D6053C">
                <w:rPr>
                  <w:lang w:val="de-DE"/>
                </w:rPr>
                <w:delText>Jörg Kalisch, MD DemandGen Singapur ist derzeit non-exe Director. Er kann jederzeit in das aktive Geschäft einbezogen werden.</w:delText>
              </w:r>
            </w:del>
          </w:p>
          <w:p w14:paraId="4DF4A868" w14:textId="1CD1EA87" w:rsidR="00D6053C" w:rsidDel="00D6053C" w:rsidRDefault="00D6053C">
            <w:pPr>
              <w:rPr>
                <w:del w:id="250" w:author="Reinhard Janning" w:date="2014-04-22T16:51:00Z"/>
                <w:lang w:val="de-DE"/>
              </w:rPr>
            </w:pPr>
          </w:p>
        </w:tc>
      </w:tr>
    </w:tbl>
    <w:p w14:paraId="6F8C4C19" w14:textId="49047A44" w:rsidR="00916A54" w:rsidRDefault="00916A54">
      <w:pPr>
        <w:pStyle w:val="berschrift2"/>
        <w:rPr>
          <w:ins w:id="251" w:author="Reinhard Janning" w:date="2014-04-22T16:52:00Z"/>
          <w:lang w:val="de-DE"/>
        </w:rPr>
        <w:pPrChange w:id="252" w:author="Reinhard Janning" w:date="2014-04-22T16:52:00Z">
          <w:pPr/>
        </w:pPrChange>
      </w:pPr>
      <w:bookmarkStart w:id="253" w:name="_Toc259872826"/>
      <w:ins w:id="254" w:author="Reinhard Janning" w:date="2014-04-22T16:52:00Z">
        <w:r>
          <w:rPr>
            <w:lang w:val="de-DE"/>
          </w:rPr>
          <w:t>Team</w:t>
        </w:r>
        <w:bookmarkEnd w:id="253"/>
      </w:ins>
    </w:p>
    <w:p w14:paraId="7450561D" w14:textId="77777777" w:rsidR="00916A54" w:rsidRDefault="00916A54">
      <w:pPr>
        <w:rPr>
          <w:ins w:id="255" w:author="Reinhard Janning" w:date="2014-04-22T16:52:00Z"/>
          <w:lang w:val="de-DE"/>
        </w:rPr>
      </w:pPr>
    </w:p>
    <w:p w14:paraId="50C2E44E" w14:textId="77777777" w:rsidR="00FC1C74" w:rsidRDefault="00FC1C74">
      <w:pPr>
        <w:pStyle w:val="berschrift3"/>
        <w:rPr>
          <w:ins w:id="256" w:author="Reinhard Janning" w:date="2014-04-23T11:49:00Z"/>
          <w:lang w:val="de-DE"/>
        </w:rPr>
        <w:pPrChange w:id="257" w:author="Reinhard Janning" w:date="2014-04-23T11:49:00Z">
          <w:pPr/>
        </w:pPrChange>
      </w:pPr>
      <w:ins w:id="258" w:author="Reinhard Janning" w:date="2014-04-23T11:49:00Z">
        <w:r>
          <w:rPr>
            <w:lang w:val="de-DE"/>
          </w:rPr>
          <w:t>Personalplanung</w:t>
        </w:r>
      </w:ins>
    </w:p>
    <w:p w14:paraId="5E3F6882" w14:textId="5FBD6DC2" w:rsidR="00313037" w:rsidRDefault="000243A5">
      <w:pPr>
        <w:rPr>
          <w:lang w:val="de-DE"/>
        </w:rPr>
      </w:pPr>
      <w:r>
        <w:rPr>
          <w:lang w:val="de-DE"/>
        </w:rPr>
        <w:t>Die Gruppe beschäftigt derzeit ca. 4</w:t>
      </w:r>
      <w:ins w:id="259" w:author="Reinhard Janning" w:date="2014-04-22T15:46:00Z">
        <w:r w:rsidR="001F0061">
          <w:rPr>
            <w:lang w:val="de-DE"/>
          </w:rPr>
          <w:t>5</w:t>
        </w:r>
      </w:ins>
      <w:del w:id="260" w:author="Reinhard Janning" w:date="2014-04-22T15:46:00Z">
        <w:r w:rsidDel="001F0061">
          <w:rPr>
            <w:lang w:val="de-DE"/>
          </w:rPr>
          <w:delText>3</w:delText>
        </w:r>
      </w:del>
      <w:r>
        <w:rPr>
          <w:lang w:val="de-DE"/>
        </w:rPr>
        <w:t xml:space="preserve"> Mitarbeiter. </w:t>
      </w:r>
      <w:r w:rsidR="00313037">
        <w:rPr>
          <w:lang w:val="de-DE"/>
        </w:rPr>
        <w:t>Nachfolgen</w:t>
      </w:r>
      <w:r>
        <w:rPr>
          <w:lang w:val="de-DE"/>
        </w:rPr>
        <w:t>d</w:t>
      </w:r>
      <w:r w:rsidR="00313037">
        <w:rPr>
          <w:lang w:val="de-DE"/>
        </w:rPr>
        <w:t xml:space="preserve"> die aktuelle Personalplanung</w:t>
      </w:r>
      <w:ins w:id="261" w:author="Reinhard Janning" w:date="2014-04-23T11:33:00Z">
        <w:r w:rsidR="00FC1C74">
          <w:rPr>
            <w:lang w:val="de-DE"/>
          </w:rPr>
          <w:t xml:space="preserve"> (gem. </w:t>
        </w:r>
        <w:proofErr w:type="spellStart"/>
        <w:r w:rsidR="00FC1C74">
          <w:rPr>
            <w:lang w:val="de-DE"/>
          </w:rPr>
          <w:t>Full</w:t>
        </w:r>
        <w:proofErr w:type="spellEnd"/>
        <w:r w:rsidR="00FC1C74">
          <w:rPr>
            <w:lang w:val="de-DE"/>
          </w:rPr>
          <w:t xml:space="preserve">-time </w:t>
        </w:r>
        <w:proofErr w:type="spellStart"/>
        <w:r w:rsidR="00FC1C74">
          <w:rPr>
            <w:lang w:val="de-DE"/>
          </w:rPr>
          <w:t>Equivilant</w:t>
        </w:r>
        <w:proofErr w:type="spellEnd"/>
        <w:r w:rsidR="00FC1C74">
          <w:rPr>
            <w:lang w:val="de-DE"/>
          </w:rPr>
          <w:t>)</w:t>
        </w:r>
      </w:ins>
      <w:r w:rsidR="00313037">
        <w:rPr>
          <w:lang w:val="de-DE"/>
        </w:rPr>
        <w:t>:</w:t>
      </w:r>
    </w:p>
    <w:p w14:paraId="41993BF0" w14:textId="77777777" w:rsidR="00112467" w:rsidRDefault="00112467">
      <w:pPr>
        <w:rPr>
          <w:lang w:val="de-DE"/>
        </w:rPr>
      </w:pPr>
    </w:p>
    <w:p w14:paraId="2E9D3191" w14:textId="06AD7E94" w:rsidR="002F7855" w:rsidRDefault="00FC1C74" w:rsidP="002F7855">
      <w:pPr>
        <w:rPr>
          <w:lang w:val="de-DE"/>
        </w:rPr>
      </w:pPr>
      <w:ins w:id="262" w:author="Reinhard Janning" w:date="2014-04-23T11:32:00Z">
        <w:r>
          <w:rPr>
            <w:noProof/>
            <w:lang w:val="de-DE" w:eastAsia="de-DE"/>
          </w:rPr>
          <w:lastRenderedPageBreak/>
          <w:drawing>
            <wp:inline distT="0" distB="0" distL="0" distR="0" wp14:anchorId="71BE3A9B" wp14:editId="65554368">
              <wp:extent cx="5756910" cy="2053333"/>
              <wp:effectExtent l="0" t="0" r="8890" b="4445"/>
              <wp:docPr id="8"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6910" cy="2053333"/>
                      </a:xfrm>
                      <a:prstGeom prst="rect">
                        <a:avLst/>
                      </a:prstGeom>
                      <a:noFill/>
                      <a:ln>
                        <a:noFill/>
                      </a:ln>
                    </pic:spPr>
                  </pic:pic>
                </a:graphicData>
              </a:graphic>
            </wp:inline>
          </w:drawing>
        </w:r>
      </w:ins>
      <w:del w:id="263" w:author="Reinhard Janning" w:date="2014-04-22T15:45:00Z">
        <w:r w:rsidR="00112467" w:rsidDel="001F0061">
          <w:rPr>
            <w:noProof/>
            <w:lang w:val="de-DE" w:eastAsia="de-DE"/>
          </w:rPr>
          <w:drawing>
            <wp:inline distT="0" distB="0" distL="0" distR="0" wp14:anchorId="150DC9F4" wp14:editId="59B35F5B">
              <wp:extent cx="4743583" cy="2969895"/>
              <wp:effectExtent l="0" t="0" r="6350" b="1905"/>
              <wp:docPr id="3" name="Bild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43670" cy="2969949"/>
                      </a:xfrm>
                      <a:prstGeom prst="rect">
                        <a:avLst/>
                      </a:prstGeom>
                      <a:noFill/>
                      <a:ln>
                        <a:noFill/>
                      </a:ln>
                    </pic:spPr>
                  </pic:pic>
                </a:graphicData>
              </a:graphic>
            </wp:inline>
          </w:drawing>
        </w:r>
      </w:del>
    </w:p>
    <w:p w14:paraId="5F83572C" w14:textId="77777777" w:rsidR="000D66AF" w:rsidRDefault="000D66AF">
      <w:pPr>
        <w:rPr>
          <w:lang w:val="de-DE"/>
        </w:rPr>
      </w:pPr>
    </w:p>
    <w:p w14:paraId="5EA72651" w14:textId="77777777" w:rsidR="00FC1C74" w:rsidRDefault="00FC1C74">
      <w:pPr>
        <w:rPr>
          <w:ins w:id="264" w:author="Reinhard Janning" w:date="2014-04-23T11:47:00Z"/>
          <w:color w:val="FF0000"/>
          <w:lang w:val="de-DE"/>
        </w:rPr>
      </w:pPr>
    </w:p>
    <w:p w14:paraId="4B9651A5" w14:textId="60C716CF" w:rsidR="00FC1C74" w:rsidRDefault="00FC1C74" w:rsidP="00F45797">
      <w:pPr>
        <w:pStyle w:val="berschrift3"/>
        <w:rPr>
          <w:ins w:id="265" w:author="Reinhard Janning" w:date="2014-04-23T11:49:00Z"/>
          <w:lang w:val="de-DE"/>
        </w:rPr>
      </w:pPr>
      <w:ins w:id="266" w:author="Reinhard Janning" w:date="2014-04-23T11:49:00Z">
        <w:r>
          <w:rPr>
            <w:lang w:val="de-DE"/>
          </w:rPr>
          <w:t>Kapazitätsplanung</w:t>
        </w:r>
      </w:ins>
    </w:p>
    <w:p w14:paraId="4D75D920" w14:textId="4B00DF09" w:rsidR="00FC1C74" w:rsidRPr="00F45797" w:rsidRDefault="00FC1C74">
      <w:pPr>
        <w:rPr>
          <w:ins w:id="267" w:author="Reinhard Janning" w:date="2014-04-23T11:47:00Z"/>
          <w:lang w:val="de-DE"/>
        </w:rPr>
      </w:pPr>
      <w:ins w:id="268" w:author="Reinhard Janning" w:date="2014-04-23T11:47:00Z">
        <w:r w:rsidRPr="00F45797">
          <w:rPr>
            <w:lang w:val="de-DE"/>
          </w:rPr>
          <w:t>Auf Basis dieser Personalplanung ergeben sich folgende Kapazitäten:</w:t>
        </w:r>
      </w:ins>
    </w:p>
    <w:p w14:paraId="3D178973" w14:textId="77777777" w:rsidR="00FC1C74" w:rsidRDefault="00FC1C74">
      <w:pPr>
        <w:rPr>
          <w:ins w:id="269" w:author="Reinhard Janning" w:date="2014-04-23T11:47:00Z"/>
          <w:color w:val="FF0000"/>
          <w:lang w:val="de-DE"/>
        </w:rPr>
      </w:pPr>
    </w:p>
    <w:p w14:paraId="7B794970" w14:textId="16EFDE00" w:rsidR="00FC1C74" w:rsidRDefault="00FC1C74">
      <w:pPr>
        <w:rPr>
          <w:ins w:id="270" w:author="Reinhard Janning" w:date="2014-04-23T11:47:00Z"/>
          <w:color w:val="FF0000"/>
          <w:lang w:val="de-DE"/>
        </w:rPr>
      </w:pPr>
      <w:del w:id="271" w:author="Reinhard Janning" w:date="2014-04-23T14:59:00Z">
        <w:r w:rsidRPr="00F45797" w:rsidDel="00821079">
          <w:rPr>
            <w:noProof/>
            <w:color w:val="FF0000"/>
            <w:lang w:val="de-DE" w:eastAsia="de-DE"/>
            <w:rPrChange w:id="272">
              <w:rPr>
                <w:noProof/>
                <w:lang w:val="de-DE" w:eastAsia="de-DE"/>
              </w:rPr>
            </w:rPrChange>
          </w:rPr>
          <w:drawing>
            <wp:inline distT="0" distB="0" distL="0" distR="0" wp14:anchorId="2DCDFE8A" wp14:editId="4DF4F158">
              <wp:extent cx="5756910" cy="1924058"/>
              <wp:effectExtent l="0" t="0" r="8890" b="6350"/>
              <wp:docPr id="20" name="Bild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6910" cy="1924058"/>
                      </a:xfrm>
                      <a:prstGeom prst="rect">
                        <a:avLst/>
                      </a:prstGeom>
                      <a:noFill/>
                      <a:ln>
                        <a:noFill/>
                      </a:ln>
                    </pic:spPr>
                  </pic:pic>
                </a:graphicData>
              </a:graphic>
            </wp:inline>
          </w:drawing>
        </w:r>
      </w:del>
      <w:ins w:id="273" w:author="Reinhard Janning" w:date="2014-04-23T14:59:00Z">
        <w:r w:rsidR="00821079">
          <w:rPr>
            <w:noProof/>
            <w:color w:val="FF0000"/>
            <w:lang w:val="de-DE" w:eastAsia="de-DE"/>
            <w:rPrChange w:id="274">
              <w:rPr>
                <w:noProof/>
                <w:lang w:val="de-DE" w:eastAsia="de-DE"/>
              </w:rPr>
            </w:rPrChange>
          </w:rPr>
          <w:drawing>
            <wp:inline distT="0" distB="0" distL="0" distR="0" wp14:anchorId="54A73517" wp14:editId="67B58974">
              <wp:extent cx="5756910" cy="1635834"/>
              <wp:effectExtent l="0" t="0" r="8890" b="0"/>
              <wp:docPr id="16" name="Bild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6910" cy="1635834"/>
                      </a:xfrm>
                      <a:prstGeom prst="rect">
                        <a:avLst/>
                      </a:prstGeom>
                      <a:noFill/>
                      <a:ln>
                        <a:noFill/>
                      </a:ln>
                    </pic:spPr>
                  </pic:pic>
                </a:graphicData>
              </a:graphic>
            </wp:inline>
          </w:drawing>
        </w:r>
      </w:ins>
    </w:p>
    <w:p w14:paraId="0E833599" w14:textId="77777777" w:rsidR="00FC1C74" w:rsidRDefault="00FC1C74">
      <w:pPr>
        <w:rPr>
          <w:ins w:id="275" w:author="Reinhard Janning" w:date="2014-04-23T11:47:00Z"/>
          <w:color w:val="FF0000"/>
          <w:lang w:val="de-DE"/>
        </w:rPr>
      </w:pPr>
    </w:p>
    <w:p w14:paraId="4CB42879" w14:textId="298F7A3D" w:rsidR="000D66AF" w:rsidRPr="00821079" w:rsidDel="001F0061" w:rsidRDefault="000D66AF">
      <w:pPr>
        <w:rPr>
          <w:del w:id="276" w:author="Reinhard Janning" w:date="2014-04-22T15:46:00Z"/>
          <w:lang w:val="de-DE"/>
        </w:rPr>
      </w:pPr>
      <w:del w:id="277" w:author="Reinhard Janning" w:date="2014-04-22T15:46:00Z">
        <w:r w:rsidRPr="00821079" w:rsidDel="001F0061">
          <w:rPr>
            <w:lang w:val="de-DE"/>
          </w:rPr>
          <w:delText>Personalplanung aktualisieren!</w:delText>
        </w:r>
      </w:del>
    </w:p>
    <w:p w14:paraId="36817C9B" w14:textId="7E020C24" w:rsidR="000D66AF" w:rsidRPr="00821079" w:rsidDel="00FC1C74" w:rsidRDefault="000D66AF">
      <w:pPr>
        <w:rPr>
          <w:del w:id="278" w:author="Reinhard Janning" w:date="2014-04-23T11:48:00Z"/>
          <w:lang w:val="de-DE"/>
        </w:rPr>
      </w:pPr>
      <w:del w:id="279" w:author="Reinhard Janning" w:date="2014-04-23T11:48:00Z">
        <w:r w:rsidRPr="00821079" w:rsidDel="00FC1C74">
          <w:rPr>
            <w:lang w:val="de-DE"/>
          </w:rPr>
          <w:delText>Wieviele FTE müssen zur Verfügung stehen um den Umsatz gemäss Plan zu erfüllen?</w:delText>
        </w:r>
      </w:del>
    </w:p>
    <w:p w14:paraId="20960733" w14:textId="1110C65B" w:rsidR="000D66AF" w:rsidRPr="00821079" w:rsidRDefault="000D66AF">
      <w:pPr>
        <w:rPr>
          <w:lang w:val="de-DE"/>
        </w:rPr>
      </w:pPr>
      <w:del w:id="280" w:author="Reinhard Janning" w:date="2014-04-23T11:48:00Z">
        <w:r w:rsidRPr="00821079" w:rsidDel="00FC1C74">
          <w:rPr>
            <w:lang w:val="de-DE"/>
          </w:rPr>
          <w:delText>Wie hoch ist der Freelancer-Anteil?</w:delText>
        </w:r>
      </w:del>
      <w:ins w:id="281" w:author="Reinhard Janning" w:date="2014-04-23T11:48:00Z">
        <w:r w:rsidR="00FC1C74" w:rsidRPr="00821079">
          <w:rPr>
            <w:lang w:val="de-DE"/>
          </w:rPr>
          <w:t xml:space="preserve">Es stehen außerdem derzeit vier Freelancer zur Verfügung, die abhängig von der Auslastung und den Personalanforderungen bis zu 100% eingesetzt werden können. </w:t>
        </w:r>
      </w:ins>
    </w:p>
    <w:p w14:paraId="369EEE8B" w14:textId="77777777" w:rsidR="000D66AF" w:rsidRDefault="000D66AF">
      <w:pPr>
        <w:rPr>
          <w:rFonts w:asciiTheme="majorHAnsi" w:eastAsiaTheme="majorEastAsia" w:hAnsiTheme="majorHAnsi" w:cstheme="majorBidi"/>
          <w:b/>
          <w:bCs/>
          <w:color w:val="008000"/>
          <w:sz w:val="32"/>
          <w:szCs w:val="32"/>
          <w:lang w:val="de-DE" w:eastAsia="ja-JP"/>
        </w:rPr>
      </w:pPr>
      <w:r>
        <w:rPr>
          <w:lang w:val="de-DE"/>
        </w:rPr>
        <w:br w:type="page"/>
      </w:r>
    </w:p>
    <w:p w14:paraId="0A321B1F" w14:textId="77777777" w:rsidR="00DF21AA" w:rsidRDefault="0031043E">
      <w:pPr>
        <w:pStyle w:val="berschrift1"/>
        <w:rPr>
          <w:lang w:val="de-DE"/>
        </w:rPr>
      </w:pPr>
      <w:bookmarkStart w:id="282" w:name="_Toc259872827"/>
      <w:r>
        <w:rPr>
          <w:lang w:val="de-DE"/>
        </w:rPr>
        <w:lastRenderedPageBreak/>
        <w:t>Ku</w:t>
      </w:r>
      <w:r w:rsidR="00652BF9">
        <w:rPr>
          <w:lang w:val="de-DE"/>
        </w:rPr>
        <w:t>nden</w:t>
      </w:r>
      <w:r w:rsidR="002F7855">
        <w:rPr>
          <w:lang w:val="de-DE"/>
        </w:rPr>
        <w:t xml:space="preserve"> DemandGen</w:t>
      </w:r>
      <w:bookmarkEnd w:id="282"/>
    </w:p>
    <w:p w14:paraId="3F4738D2" w14:textId="77777777" w:rsidR="00EA69FE" w:rsidRDefault="00EA69FE">
      <w:pPr>
        <w:rPr>
          <w:lang w:val="de-DE"/>
        </w:rPr>
      </w:pPr>
    </w:p>
    <w:p w14:paraId="2A5BB1D9" w14:textId="77777777" w:rsidR="00EA69FE" w:rsidRDefault="00EA69FE">
      <w:pPr>
        <w:rPr>
          <w:lang w:val="de-DE"/>
        </w:rPr>
      </w:pPr>
      <w:r>
        <w:rPr>
          <w:lang w:val="de-DE"/>
        </w:rPr>
        <w:t>Aktive Kunden:</w:t>
      </w:r>
    </w:p>
    <w:p w14:paraId="1AC29858" w14:textId="77777777" w:rsidR="00EA69FE" w:rsidRDefault="00EA69FE">
      <w:pPr>
        <w:rPr>
          <w:lang w:val="de-DE"/>
        </w:rPr>
      </w:pPr>
    </w:p>
    <w:p w14:paraId="365B1886" w14:textId="77777777" w:rsidR="00EA69FE" w:rsidRDefault="00EA69FE">
      <w:pPr>
        <w:rPr>
          <w:lang w:val="de-DE"/>
        </w:rPr>
      </w:pPr>
      <w:r>
        <w:rPr>
          <w:noProof/>
          <w:lang w:val="de-DE" w:eastAsia="de-DE"/>
        </w:rPr>
        <w:drawing>
          <wp:inline distT="0" distB="0" distL="0" distR="0" wp14:anchorId="79E7A2D1" wp14:editId="465E1593">
            <wp:extent cx="2685129" cy="912495"/>
            <wp:effectExtent l="0" t="0" r="7620" b="1905"/>
            <wp:docPr id="10" name="Bild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85129" cy="912495"/>
                    </a:xfrm>
                    <a:prstGeom prst="rect">
                      <a:avLst/>
                    </a:prstGeom>
                    <a:noFill/>
                    <a:ln>
                      <a:noFill/>
                    </a:ln>
                  </pic:spPr>
                </pic:pic>
              </a:graphicData>
            </a:graphic>
          </wp:inline>
        </w:drawing>
      </w:r>
    </w:p>
    <w:p w14:paraId="5FC89B21" w14:textId="77777777" w:rsidR="00A07186" w:rsidRDefault="00A07186">
      <w:pPr>
        <w:rPr>
          <w:lang w:val="de-DE"/>
        </w:rPr>
      </w:pPr>
    </w:p>
    <w:p w14:paraId="2DF421A6" w14:textId="77777777" w:rsidR="00DF21AA" w:rsidRDefault="00DF21AA">
      <w:pPr>
        <w:rPr>
          <w:lang w:val="de-DE"/>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0"/>
        <w:gridCol w:w="4872"/>
      </w:tblGrid>
      <w:tr w:rsidR="0081641F" w14:paraId="788123A0" w14:textId="77777777" w:rsidTr="00A07186">
        <w:tc>
          <w:tcPr>
            <w:tcW w:w="4603" w:type="dxa"/>
          </w:tcPr>
          <w:p w14:paraId="09BB9CEC" w14:textId="77777777" w:rsidR="0081641F" w:rsidRDefault="00A07186">
            <w:pPr>
              <w:rPr>
                <w:lang w:val="de-DE"/>
              </w:rPr>
            </w:pPr>
            <w:r>
              <w:rPr>
                <w:lang w:val="de-DE"/>
              </w:rPr>
              <w:t>Die größten Kunden 2013 (nach Auftragseingang)</w:t>
            </w:r>
          </w:p>
          <w:p w14:paraId="7D7FC560" w14:textId="77777777" w:rsidR="00A07186" w:rsidRDefault="00A07186">
            <w:pPr>
              <w:rPr>
                <w:lang w:val="de-DE"/>
              </w:rPr>
            </w:pPr>
            <w:r>
              <w:rPr>
                <w:noProof/>
                <w:lang w:val="de-DE" w:eastAsia="de-DE"/>
              </w:rPr>
              <w:drawing>
                <wp:inline distT="0" distB="0" distL="0" distR="0" wp14:anchorId="226E86BD" wp14:editId="0533CE71">
                  <wp:extent cx="2776908" cy="1204595"/>
                  <wp:effectExtent l="0" t="0" r="0" b="0"/>
                  <wp:docPr id="11" name="Bild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79891" cy="1205889"/>
                          </a:xfrm>
                          <a:prstGeom prst="rect">
                            <a:avLst/>
                          </a:prstGeom>
                          <a:noFill/>
                          <a:ln>
                            <a:noFill/>
                          </a:ln>
                        </pic:spPr>
                      </pic:pic>
                    </a:graphicData>
                  </a:graphic>
                </wp:inline>
              </w:drawing>
            </w:r>
          </w:p>
        </w:tc>
        <w:tc>
          <w:tcPr>
            <w:tcW w:w="4603" w:type="dxa"/>
          </w:tcPr>
          <w:p w14:paraId="29C3E432" w14:textId="3A67051A" w:rsidR="00A07186" w:rsidRDefault="00FC1C74">
            <w:pPr>
              <w:rPr>
                <w:lang w:val="de-DE"/>
              </w:rPr>
            </w:pPr>
            <w:ins w:id="283" w:author="Reinhard Janning" w:date="2014-04-23T11:50:00Z">
              <w:r>
                <w:rPr>
                  <w:lang w:val="de-DE"/>
                </w:rPr>
                <w:t xml:space="preserve">per 31.3.2014 </w:t>
              </w:r>
            </w:ins>
            <w:r w:rsidR="00A07186">
              <w:rPr>
                <w:lang w:val="de-DE"/>
              </w:rPr>
              <w:t>nach Auftragseingang)</w:t>
            </w:r>
          </w:p>
          <w:p w14:paraId="5B16106E" w14:textId="77777777" w:rsidR="0081641F" w:rsidRDefault="00A07186">
            <w:pPr>
              <w:rPr>
                <w:lang w:val="de-DE"/>
              </w:rPr>
            </w:pPr>
            <w:r>
              <w:rPr>
                <w:noProof/>
                <w:lang w:val="de-DE" w:eastAsia="de-DE"/>
              </w:rPr>
              <w:drawing>
                <wp:inline distT="0" distB="0" distL="0" distR="0" wp14:anchorId="2F8366FF" wp14:editId="5F1302FA">
                  <wp:extent cx="3082946" cy="1204595"/>
                  <wp:effectExtent l="0" t="0" r="0" b="0"/>
                  <wp:docPr id="12" name="Bild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83229" cy="1204706"/>
                          </a:xfrm>
                          <a:prstGeom prst="rect">
                            <a:avLst/>
                          </a:prstGeom>
                          <a:noFill/>
                          <a:ln>
                            <a:noFill/>
                          </a:ln>
                        </pic:spPr>
                      </pic:pic>
                    </a:graphicData>
                  </a:graphic>
                </wp:inline>
              </w:drawing>
            </w:r>
          </w:p>
        </w:tc>
      </w:tr>
    </w:tbl>
    <w:p w14:paraId="0D409EE6" w14:textId="77777777" w:rsidR="0081641F" w:rsidRDefault="0081641F">
      <w:pPr>
        <w:rPr>
          <w:lang w:val="de-DE"/>
        </w:rPr>
      </w:pPr>
    </w:p>
    <w:p w14:paraId="031C9515" w14:textId="77777777" w:rsidR="004D1AA7" w:rsidRDefault="004D1AA7">
      <w:pPr>
        <w:rPr>
          <w:rFonts w:asciiTheme="majorHAnsi" w:eastAsiaTheme="majorEastAsia" w:hAnsiTheme="majorHAnsi" w:cstheme="majorBidi"/>
          <w:b/>
          <w:bCs/>
          <w:color w:val="008000"/>
          <w:sz w:val="32"/>
          <w:szCs w:val="32"/>
          <w:lang w:eastAsia="ja-JP"/>
        </w:rPr>
      </w:pPr>
      <w:r>
        <w:br w:type="page"/>
      </w:r>
    </w:p>
    <w:p w14:paraId="7A8FEA97" w14:textId="77777777" w:rsidR="0081641F" w:rsidRPr="00777892" w:rsidRDefault="00652BF9">
      <w:pPr>
        <w:pStyle w:val="berschrift1"/>
      </w:pPr>
      <w:bookmarkStart w:id="284" w:name="_Toc259872828"/>
      <w:r w:rsidRPr="00777892">
        <w:lastRenderedPageBreak/>
        <w:t>Marketing und Business Development</w:t>
      </w:r>
      <w:r w:rsidR="002F7855">
        <w:t xml:space="preserve"> DemandGen</w:t>
      </w:r>
      <w:bookmarkEnd w:id="284"/>
    </w:p>
    <w:p w14:paraId="7E27AA40" w14:textId="77777777" w:rsidR="00652BF9" w:rsidRPr="00777892" w:rsidRDefault="00652BF9"/>
    <w:p w14:paraId="52BB52B5" w14:textId="77777777" w:rsidR="00652BF9" w:rsidRPr="00777892" w:rsidRDefault="00652BF9">
      <w:proofErr w:type="spellStart"/>
      <w:r w:rsidRPr="00777892">
        <w:t>Neue</w:t>
      </w:r>
      <w:proofErr w:type="spellEnd"/>
      <w:r w:rsidRPr="00777892">
        <w:t xml:space="preserve"> Leads pro </w:t>
      </w:r>
      <w:proofErr w:type="spellStart"/>
      <w:r w:rsidRPr="00777892">
        <w:t>Monat</w:t>
      </w:r>
      <w:proofErr w:type="spellEnd"/>
    </w:p>
    <w:p w14:paraId="7760D486" w14:textId="77777777" w:rsidR="00652BF9" w:rsidRDefault="00652BF9">
      <w:pPr>
        <w:rPr>
          <w:lang w:val="de-DE"/>
        </w:rPr>
      </w:pPr>
      <w:r>
        <w:rPr>
          <w:noProof/>
          <w:lang w:val="de-DE" w:eastAsia="de-DE"/>
        </w:rPr>
        <w:drawing>
          <wp:inline distT="0" distB="0" distL="0" distR="0" wp14:anchorId="77660F74" wp14:editId="216BBECB">
            <wp:extent cx="5756910" cy="1813511"/>
            <wp:effectExtent l="0" t="0" r="8890" b="0"/>
            <wp:docPr id="14" name="Bild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56910" cy="1813511"/>
                    </a:xfrm>
                    <a:prstGeom prst="rect">
                      <a:avLst/>
                    </a:prstGeom>
                    <a:noFill/>
                    <a:ln>
                      <a:noFill/>
                    </a:ln>
                  </pic:spPr>
                </pic:pic>
              </a:graphicData>
            </a:graphic>
          </wp:inline>
        </w:drawing>
      </w:r>
    </w:p>
    <w:p w14:paraId="58C612A9" w14:textId="77777777" w:rsidR="00652BF9" w:rsidRDefault="00652BF9">
      <w:pPr>
        <w:rPr>
          <w:lang w:val="de-DE"/>
        </w:rPr>
      </w:pPr>
    </w:p>
    <w:p w14:paraId="41C6D282" w14:textId="77777777" w:rsidR="002F7855" w:rsidRDefault="002F7855">
      <w:pPr>
        <w:rPr>
          <w:lang w:val="de-DE"/>
        </w:rPr>
      </w:pPr>
    </w:p>
    <w:p w14:paraId="03869B66" w14:textId="77777777" w:rsidR="002F7855" w:rsidRDefault="002F7855">
      <w:pPr>
        <w:rPr>
          <w:lang w:val="de-DE"/>
        </w:rPr>
      </w:pPr>
    </w:p>
    <w:p w14:paraId="5E04472F" w14:textId="77777777" w:rsidR="002F7855" w:rsidRDefault="002F7855">
      <w:pPr>
        <w:rPr>
          <w:lang w:val="de-DE"/>
        </w:rPr>
      </w:pPr>
    </w:p>
    <w:p w14:paraId="652BB994" w14:textId="77777777" w:rsidR="002F7855" w:rsidRDefault="002F7855">
      <w:pPr>
        <w:rPr>
          <w:lang w:val="de-DE"/>
        </w:rPr>
      </w:pPr>
    </w:p>
    <w:p w14:paraId="597B44FF" w14:textId="77777777" w:rsidR="002F7855" w:rsidRDefault="002F7855">
      <w:pPr>
        <w:rPr>
          <w:lang w:val="de-DE"/>
        </w:rPr>
      </w:pPr>
    </w:p>
    <w:p w14:paraId="6912C97E" w14:textId="77777777" w:rsidR="002F7855" w:rsidRDefault="002F7855">
      <w:pPr>
        <w:rPr>
          <w:lang w:val="de-DE"/>
        </w:rPr>
      </w:pPr>
    </w:p>
    <w:p w14:paraId="10C8E555" w14:textId="77777777" w:rsidR="002F7855" w:rsidRDefault="002F7855">
      <w:pPr>
        <w:rPr>
          <w:lang w:val="de-DE"/>
        </w:rPr>
      </w:pPr>
    </w:p>
    <w:p w14:paraId="06129957" w14:textId="77777777" w:rsidR="002F7855" w:rsidRDefault="002F7855">
      <w:pPr>
        <w:rPr>
          <w:lang w:val="de-DE"/>
        </w:rPr>
      </w:pPr>
    </w:p>
    <w:p w14:paraId="12915F92" w14:textId="77777777" w:rsidR="002F7855" w:rsidRDefault="002F7855">
      <w:pPr>
        <w:rPr>
          <w:lang w:val="de-DE"/>
        </w:rPr>
      </w:pPr>
    </w:p>
    <w:p w14:paraId="6E0C2A05" w14:textId="77777777" w:rsidR="002F7855" w:rsidRDefault="002F7855">
      <w:pPr>
        <w:rPr>
          <w:lang w:val="de-DE"/>
        </w:rPr>
      </w:pPr>
    </w:p>
    <w:p w14:paraId="63B4F4AE" w14:textId="77777777" w:rsidR="002F7855" w:rsidRDefault="002F7855">
      <w:pPr>
        <w:rPr>
          <w:lang w:val="de-DE"/>
        </w:rPr>
      </w:pPr>
    </w:p>
    <w:p w14:paraId="301BA296" w14:textId="77777777" w:rsidR="002F7855" w:rsidRDefault="002F7855">
      <w:pPr>
        <w:rPr>
          <w:lang w:val="de-DE"/>
        </w:rPr>
      </w:pPr>
    </w:p>
    <w:p w14:paraId="2F391322" w14:textId="77777777" w:rsidR="002F7855" w:rsidRDefault="002F7855">
      <w:pPr>
        <w:rPr>
          <w:lang w:val="de-DE"/>
        </w:rPr>
      </w:pPr>
    </w:p>
    <w:p w14:paraId="3B9FD37F" w14:textId="77777777" w:rsidR="002F7855" w:rsidRDefault="002F7855">
      <w:pPr>
        <w:rPr>
          <w:lang w:val="de-DE"/>
        </w:rPr>
      </w:pPr>
    </w:p>
    <w:p w14:paraId="7D81884C" w14:textId="77777777" w:rsidR="002F7855" w:rsidRDefault="002F7855">
      <w:pPr>
        <w:rPr>
          <w:rFonts w:asciiTheme="majorHAnsi" w:eastAsiaTheme="majorEastAsia" w:hAnsiTheme="majorHAnsi" w:cstheme="majorBidi"/>
          <w:b/>
          <w:bCs/>
          <w:color w:val="008000"/>
          <w:sz w:val="32"/>
          <w:szCs w:val="32"/>
          <w:lang w:val="de-DE" w:eastAsia="ja-JP"/>
        </w:rPr>
      </w:pPr>
      <w:r>
        <w:rPr>
          <w:lang w:val="de-DE"/>
        </w:rPr>
        <w:br w:type="page"/>
      </w:r>
    </w:p>
    <w:p w14:paraId="6D56D1A7" w14:textId="77777777" w:rsidR="0081641F" w:rsidRDefault="002F7855">
      <w:pPr>
        <w:pStyle w:val="berschrift1"/>
        <w:rPr>
          <w:lang w:val="de-DE"/>
        </w:rPr>
      </w:pPr>
      <w:bookmarkStart w:id="285" w:name="_Toc259872829"/>
      <w:r>
        <w:rPr>
          <w:lang w:val="de-DE"/>
        </w:rPr>
        <w:lastRenderedPageBreak/>
        <w:t>Die aktuelle Pipeline DemandGen</w:t>
      </w:r>
      <w:bookmarkEnd w:id="285"/>
    </w:p>
    <w:p w14:paraId="36B5F239" w14:textId="77777777" w:rsidR="007C6520" w:rsidRPr="002F7855" w:rsidRDefault="007C6520">
      <w:pPr>
        <w:rPr>
          <w:b/>
          <w:lang w:val="de-DE"/>
        </w:rPr>
      </w:pPr>
    </w:p>
    <w:p w14:paraId="7D1A469A" w14:textId="79DED2BB" w:rsidR="00DF21AA" w:rsidRDefault="007C6520">
      <w:pPr>
        <w:rPr>
          <w:lang w:val="de-DE"/>
        </w:rPr>
      </w:pPr>
      <w:del w:id="286" w:author="Reinhard Janning" w:date="2014-04-23T15:00:00Z">
        <w:r w:rsidDel="00821079">
          <w:rPr>
            <w:noProof/>
            <w:lang w:val="de-DE" w:eastAsia="de-DE"/>
          </w:rPr>
          <w:drawing>
            <wp:inline distT="0" distB="0" distL="0" distR="0" wp14:anchorId="3D8329B8" wp14:editId="3B3A93A8">
              <wp:extent cx="4912995" cy="2317451"/>
              <wp:effectExtent l="0" t="0" r="0" b="0"/>
              <wp:docPr id="15" name="Bil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13473" cy="2317676"/>
                      </a:xfrm>
                      <a:prstGeom prst="rect">
                        <a:avLst/>
                      </a:prstGeom>
                      <a:noFill/>
                      <a:ln>
                        <a:noFill/>
                      </a:ln>
                    </pic:spPr>
                  </pic:pic>
                </a:graphicData>
              </a:graphic>
            </wp:inline>
          </w:drawing>
        </w:r>
      </w:del>
      <w:ins w:id="287" w:author="Reinhard Janning" w:date="2014-04-23T15:00:00Z">
        <w:r w:rsidR="00821079">
          <w:rPr>
            <w:noProof/>
            <w:lang w:val="de-DE" w:eastAsia="de-DE"/>
          </w:rPr>
          <w:drawing>
            <wp:inline distT="0" distB="0" distL="0" distR="0" wp14:anchorId="088A5942" wp14:editId="644965F8">
              <wp:extent cx="5756910" cy="2745643"/>
              <wp:effectExtent l="0" t="0" r="8890" b="0"/>
              <wp:docPr id="21" name="Bild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56910" cy="2745643"/>
                      </a:xfrm>
                      <a:prstGeom prst="rect">
                        <a:avLst/>
                      </a:prstGeom>
                      <a:noFill/>
                      <a:ln>
                        <a:noFill/>
                      </a:ln>
                    </pic:spPr>
                  </pic:pic>
                </a:graphicData>
              </a:graphic>
            </wp:inline>
          </w:drawing>
        </w:r>
      </w:ins>
    </w:p>
    <w:p w14:paraId="7413703D" w14:textId="77777777" w:rsidR="002F7855" w:rsidRDefault="002F7855">
      <w:pPr>
        <w:pStyle w:val="berschrift1"/>
        <w:rPr>
          <w:lang w:val="de-DE"/>
        </w:rPr>
      </w:pPr>
    </w:p>
    <w:p w14:paraId="28C5BC63" w14:textId="77777777" w:rsidR="002F7855" w:rsidRDefault="002F7855">
      <w:pPr>
        <w:pStyle w:val="berschrift1"/>
        <w:rPr>
          <w:lang w:val="de-DE"/>
        </w:rPr>
      </w:pPr>
    </w:p>
    <w:p w14:paraId="44D8EEEB" w14:textId="77777777" w:rsidR="002F7855" w:rsidRDefault="002F7855">
      <w:pPr>
        <w:pStyle w:val="berschrift1"/>
        <w:rPr>
          <w:lang w:val="de-DE"/>
        </w:rPr>
      </w:pPr>
    </w:p>
    <w:p w14:paraId="515275C0" w14:textId="77777777" w:rsidR="002F7855" w:rsidRDefault="002F7855">
      <w:pPr>
        <w:pStyle w:val="berschrift1"/>
        <w:rPr>
          <w:lang w:val="de-DE"/>
        </w:rPr>
      </w:pPr>
    </w:p>
    <w:p w14:paraId="637C326C" w14:textId="77777777" w:rsidR="002F7855" w:rsidRDefault="002F7855">
      <w:pPr>
        <w:pStyle w:val="berschrift1"/>
        <w:rPr>
          <w:lang w:val="de-DE"/>
        </w:rPr>
      </w:pPr>
    </w:p>
    <w:p w14:paraId="2EA733C0" w14:textId="77777777" w:rsidR="002F7855" w:rsidRDefault="002F7855">
      <w:pPr>
        <w:pStyle w:val="berschrift1"/>
        <w:rPr>
          <w:lang w:val="de-DE"/>
        </w:rPr>
      </w:pPr>
    </w:p>
    <w:p w14:paraId="5F791069" w14:textId="77777777" w:rsidR="002F7855" w:rsidRDefault="002F7855">
      <w:pPr>
        <w:pStyle w:val="berschrift1"/>
        <w:rPr>
          <w:lang w:val="de-DE"/>
        </w:rPr>
      </w:pPr>
    </w:p>
    <w:p w14:paraId="427766CF" w14:textId="77777777" w:rsidR="002F7855" w:rsidRDefault="002F7855">
      <w:pPr>
        <w:pStyle w:val="berschrift1"/>
        <w:rPr>
          <w:lang w:val="de-DE"/>
        </w:rPr>
      </w:pPr>
    </w:p>
    <w:p w14:paraId="79AFE4CB" w14:textId="77777777" w:rsidR="002F7855" w:rsidRDefault="002F7855">
      <w:pPr>
        <w:pStyle w:val="berschrift1"/>
        <w:rPr>
          <w:lang w:val="de-DE"/>
        </w:rPr>
      </w:pPr>
    </w:p>
    <w:p w14:paraId="6BE93887" w14:textId="77777777" w:rsidR="002F7855" w:rsidRDefault="002F7855" w:rsidP="002F7855">
      <w:pPr>
        <w:rPr>
          <w:lang w:val="de-DE" w:eastAsia="ja-JP"/>
        </w:rPr>
      </w:pPr>
    </w:p>
    <w:p w14:paraId="6D2A8BC0" w14:textId="77777777" w:rsidR="002F7855" w:rsidRPr="002F7855" w:rsidRDefault="002F7855" w:rsidP="002F7855">
      <w:pPr>
        <w:rPr>
          <w:lang w:val="de-DE" w:eastAsia="ja-JP"/>
        </w:rPr>
      </w:pPr>
    </w:p>
    <w:p w14:paraId="14403692" w14:textId="77777777" w:rsidR="002F7855" w:rsidRDefault="002F7855">
      <w:pPr>
        <w:rPr>
          <w:rFonts w:asciiTheme="majorHAnsi" w:eastAsiaTheme="majorEastAsia" w:hAnsiTheme="majorHAnsi" w:cstheme="majorBidi"/>
          <w:b/>
          <w:bCs/>
          <w:color w:val="008000"/>
          <w:sz w:val="32"/>
          <w:szCs w:val="32"/>
          <w:lang w:val="de-DE" w:eastAsia="ja-JP"/>
        </w:rPr>
      </w:pPr>
      <w:r>
        <w:rPr>
          <w:lang w:val="de-DE"/>
        </w:rPr>
        <w:br w:type="page"/>
      </w:r>
    </w:p>
    <w:p w14:paraId="7E7A2F37" w14:textId="77777777" w:rsidR="0031043E" w:rsidRDefault="00DC2F0C">
      <w:pPr>
        <w:pStyle w:val="berschrift1"/>
        <w:rPr>
          <w:lang w:val="de-DE"/>
        </w:rPr>
      </w:pPr>
      <w:bookmarkStart w:id="288" w:name="_Toc259872830"/>
      <w:r>
        <w:rPr>
          <w:lang w:val="de-DE"/>
        </w:rPr>
        <w:lastRenderedPageBreak/>
        <w:t>Deal Struktur</w:t>
      </w:r>
      <w:bookmarkEnd w:id="288"/>
    </w:p>
    <w:p w14:paraId="30724951" w14:textId="77777777" w:rsidR="0031043E" w:rsidRDefault="0031043E">
      <w:pPr>
        <w:rPr>
          <w:lang w:val="de-DE"/>
        </w:rPr>
      </w:pPr>
    </w:p>
    <w:p w14:paraId="2B73777A" w14:textId="59B9EA7B" w:rsidR="00EC7345" w:rsidDel="007438E7" w:rsidRDefault="000F7181">
      <w:pPr>
        <w:rPr>
          <w:del w:id="289" w:author="Reinhard Janning" w:date="2014-04-22T12:49:00Z"/>
          <w:lang w:val="de-DE"/>
        </w:rPr>
      </w:pPr>
      <w:r>
        <w:rPr>
          <w:lang w:val="de-DE"/>
        </w:rPr>
        <w:t>e</w:t>
      </w:r>
      <w:r w:rsidR="0031043E">
        <w:rPr>
          <w:lang w:val="de-DE"/>
        </w:rPr>
        <w:t xml:space="preserve">c4u übernimmt alle Anteile an der DemandGen Deutschland GmbH, die zu diesem Zeitpunkt sämtliche Anteile an der DemandGen AG, der DemandGen Austria GmbH, der DemandGen </w:t>
      </w:r>
      <w:r w:rsidR="00D7420A">
        <w:rPr>
          <w:lang w:val="de-DE"/>
        </w:rPr>
        <w:t>UK Ltd. hält</w:t>
      </w:r>
      <w:r w:rsidR="0031043E">
        <w:rPr>
          <w:lang w:val="de-DE"/>
        </w:rPr>
        <w:t xml:space="preserve">. </w:t>
      </w:r>
      <w:r w:rsidR="00D7420A">
        <w:rPr>
          <w:lang w:val="de-DE"/>
        </w:rPr>
        <w:t xml:space="preserve">Außerdem hält die DG GmbH noch 51 % der Anteile an der DemandGen </w:t>
      </w:r>
      <w:proofErr w:type="spellStart"/>
      <w:r w:rsidR="00D7420A">
        <w:rPr>
          <w:lang w:val="de-DE"/>
        </w:rPr>
        <w:t>Australia</w:t>
      </w:r>
      <w:proofErr w:type="spellEnd"/>
      <w:r w:rsidR="00D7420A">
        <w:rPr>
          <w:lang w:val="de-DE"/>
        </w:rPr>
        <w:t xml:space="preserve"> </w:t>
      </w:r>
      <w:proofErr w:type="spellStart"/>
      <w:r w:rsidR="00D7420A">
        <w:rPr>
          <w:lang w:val="de-DE"/>
        </w:rPr>
        <w:t>Pty</w:t>
      </w:r>
      <w:proofErr w:type="spellEnd"/>
      <w:r w:rsidR="00D7420A">
        <w:rPr>
          <w:lang w:val="de-DE"/>
        </w:rPr>
        <w:t xml:space="preserve"> Ltd. und 5</w:t>
      </w:r>
      <w:ins w:id="290" w:author="Reinhard Janning" w:date="2014-04-23T15:01:00Z">
        <w:r w:rsidR="00821079">
          <w:rPr>
            <w:lang w:val="de-DE"/>
          </w:rPr>
          <w:t>1</w:t>
        </w:r>
      </w:ins>
      <w:del w:id="291" w:author="Reinhard Janning" w:date="2014-04-23T15:01:00Z">
        <w:r w:rsidR="00D7420A" w:rsidDel="00821079">
          <w:rPr>
            <w:lang w:val="de-DE"/>
          </w:rPr>
          <w:delText>0</w:delText>
        </w:r>
      </w:del>
      <w:r w:rsidR="00D7420A">
        <w:rPr>
          <w:lang w:val="de-DE"/>
        </w:rPr>
        <w:t xml:space="preserve">% der Anteile an der DemandGen </w:t>
      </w:r>
      <w:proofErr w:type="spellStart"/>
      <w:r w:rsidR="00D7420A">
        <w:rPr>
          <w:lang w:val="de-DE"/>
        </w:rPr>
        <w:t>Singapore</w:t>
      </w:r>
      <w:proofErr w:type="spellEnd"/>
      <w:r w:rsidR="00D7420A">
        <w:rPr>
          <w:lang w:val="de-DE"/>
        </w:rPr>
        <w:t xml:space="preserve"> </w:t>
      </w:r>
      <w:proofErr w:type="spellStart"/>
      <w:r w:rsidR="00D7420A">
        <w:rPr>
          <w:lang w:val="de-DE"/>
        </w:rPr>
        <w:t>Pte</w:t>
      </w:r>
      <w:proofErr w:type="spellEnd"/>
      <w:r w:rsidR="00D7420A">
        <w:rPr>
          <w:lang w:val="de-DE"/>
        </w:rPr>
        <w:t>. Ltd.</w:t>
      </w:r>
    </w:p>
    <w:p w14:paraId="07BB4F00" w14:textId="77777777" w:rsidR="002622C6" w:rsidRDefault="002622C6">
      <w:pPr>
        <w:rPr>
          <w:lang w:val="de-DE"/>
        </w:rPr>
      </w:pPr>
    </w:p>
    <w:p w14:paraId="2311DF15" w14:textId="514CF922" w:rsidR="00A6203B" w:rsidRPr="00FC1C74" w:rsidDel="007438E7" w:rsidRDefault="00DC3A05" w:rsidP="00821079">
      <w:pPr>
        <w:rPr>
          <w:lang w:val="de-DE"/>
        </w:rPr>
      </w:pPr>
      <w:moveFromRangeStart w:id="292" w:author="Reinhard Janning" w:date="2014-04-22T12:49:00Z" w:name="move259790285"/>
      <w:moveFrom w:id="293" w:author="Reinhard Janning" w:date="2014-04-22T12:49:00Z">
        <w:r w:rsidDel="007438E7">
          <w:rPr>
            <w:lang w:val="de-DE"/>
          </w:rPr>
          <w:t>Der K</w:t>
        </w:r>
        <w:r w:rsidR="002622C6" w:rsidDel="007438E7">
          <w:rPr>
            <w:lang w:val="de-DE"/>
          </w:rPr>
          <w:t>aufpreis für die Anteile beträgt 2,2 Mio. EUR</w:t>
        </w:r>
        <w:r w:rsidDel="007438E7">
          <w:rPr>
            <w:lang w:val="de-DE"/>
          </w:rPr>
          <w:t xml:space="preserve"> sowie 6,5% der Anteile an der ec4u Gruppe. Der Kaufpreis wird wie folgt ausgezahlt</w:t>
        </w:r>
        <w:r w:rsidRPr="00FC1C74" w:rsidDel="007438E7">
          <w:rPr>
            <w:b/>
            <w:lang w:val="de-DE"/>
          </w:rPr>
          <w:t>Erwin Arnold</w:t>
        </w:r>
        <w:r w:rsidRPr="00FC1C74" w:rsidDel="007438E7">
          <w:rPr>
            <w:lang w:val="de-DE"/>
          </w:rPr>
          <w:t>: 1,4 Mio. EUR</w:t>
        </w:r>
        <w:r w:rsidR="008C0B6A" w:rsidRPr="00FC1C74" w:rsidDel="007438E7">
          <w:rPr>
            <w:lang w:val="de-DE"/>
          </w:rPr>
          <w:t xml:space="preserve"> (Herr Arnold bekommt zum 31.12.2016 die Option, das Unternehmen zu verlass</w:t>
        </w:r>
        <w:r w:rsidRPr="00FC1C74" w:rsidDel="007438E7">
          <w:rPr>
            <w:b/>
            <w:lang w:val="de-DE"/>
          </w:rPr>
          <w:t xml:space="preserve">Reinhard </w:t>
        </w:r>
        <w:r w:rsidR="00A97B60" w:rsidRPr="00FC1C74" w:rsidDel="007438E7">
          <w:rPr>
            <w:b/>
            <w:lang w:val="de-DE"/>
          </w:rPr>
          <w:t xml:space="preserve">&amp; Marion </w:t>
        </w:r>
        <w:r w:rsidRPr="00FC1C74" w:rsidDel="007438E7">
          <w:rPr>
            <w:b/>
            <w:lang w:val="de-DE"/>
          </w:rPr>
          <w:t>Janning</w:t>
        </w:r>
        <w:r w:rsidRPr="00FC1C74" w:rsidDel="007438E7">
          <w:rPr>
            <w:lang w:val="de-DE"/>
          </w:rPr>
          <w:t xml:space="preserve">: </w:t>
        </w:r>
        <w:r w:rsidR="00A97B60" w:rsidRPr="00FC1C74" w:rsidDel="007438E7">
          <w:rPr>
            <w:lang w:val="de-DE"/>
          </w:rPr>
          <w:t xml:space="preserve"> 800.000 EUR und </w:t>
        </w:r>
        <w:r w:rsidRPr="00FC1C74" w:rsidDel="007438E7">
          <w:rPr>
            <w:lang w:val="de-DE"/>
          </w:rPr>
          <w:t>6,5% der Anteile an der ec4u. Es ist beabsichtigt, Herrn Janning langfristig, mindestens jedoch bis zum 31.12.2018 an die Gesellschaft zu binden.</w:t>
        </w:r>
      </w:moveFrom>
    </w:p>
    <w:moveFromRangeEnd w:id="292"/>
    <w:p w14:paraId="3E74840C" w14:textId="4DCCE76F" w:rsidR="002561B8" w:rsidRPr="00821079" w:rsidRDefault="00C17830">
      <w:pPr>
        <w:rPr>
          <w:lang w:val="de-DE"/>
        </w:rPr>
      </w:pPr>
      <w:r w:rsidRPr="006A2B94">
        <w:rPr>
          <w:lang w:val="de-DE"/>
        </w:rPr>
        <w:t xml:space="preserve">Erwin Arnold und Reinhard Janning bleiben Vorstände in der DemandGen AG und Managing </w:t>
      </w:r>
      <w:r w:rsidR="00DC2F0C" w:rsidRPr="006A2B94">
        <w:rPr>
          <w:lang w:val="de-DE"/>
        </w:rPr>
        <w:t>Director</w:t>
      </w:r>
      <w:r w:rsidRPr="006A2B94">
        <w:rPr>
          <w:lang w:val="de-DE"/>
        </w:rPr>
        <w:t xml:space="preserve"> in den jeweiligen Tochtergesellschaften.</w:t>
      </w:r>
      <w:r w:rsidR="002622C6" w:rsidRPr="006A2B94">
        <w:rPr>
          <w:lang w:val="de-DE"/>
        </w:rPr>
        <w:t xml:space="preserve"> </w:t>
      </w:r>
      <w:ins w:id="294" w:author="Reinhard Janning" w:date="2014-04-22T12:24:00Z">
        <w:r w:rsidR="006A2B94" w:rsidRPr="00821079">
          <w:rPr>
            <w:lang w:val="de-DE"/>
          </w:rPr>
          <w:t>E</w:t>
        </w:r>
      </w:ins>
      <w:r w:rsidR="002561B8" w:rsidRPr="00821079">
        <w:rPr>
          <w:lang w:val="de-DE"/>
        </w:rPr>
        <w:t>ine Anpassung der Vorstandsbezüge sollte in der Form erfolgen, dass diese denen der ec4u angeglichen werden. Fix 120</w:t>
      </w:r>
      <w:ins w:id="295" w:author="Reinhard Janning" w:date="2014-04-23T15:02:00Z">
        <w:r w:rsidR="00821079">
          <w:rPr>
            <w:lang w:val="de-DE"/>
          </w:rPr>
          <w:t>k EUR</w:t>
        </w:r>
      </w:ins>
      <w:r w:rsidR="002561B8" w:rsidRPr="00821079">
        <w:rPr>
          <w:lang w:val="de-DE"/>
        </w:rPr>
        <w:t xml:space="preserve"> + </w:t>
      </w:r>
      <w:proofErr w:type="spellStart"/>
      <w:r w:rsidR="002561B8" w:rsidRPr="00821079">
        <w:rPr>
          <w:lang w:val="de-DE"/>
        </w:rPr>
        <w:t>Var</w:t>
      </w:r>
      <w:proofErr w:type="spellEnd"/>
      <w:r w:rsidR="002561B8" w:rsidRPr="00821079">
        <w:rPr>
          <w:lang w:val="de-DE"/>
        </w:rPr>
        <w:t xml:space="preserve"> 60</w:t>
      </w:r>
      <w:ins w:id="296" w:author="Reinhard Janning" w:date="2014-04-23T15:02:00Z">
        <w:r w:rsidR="00821079">
          <w:rPr>
            <w:lang w:val="de-DE"/>
          </w:rPr>
          <w:t>k EUR</w:t>
        </w:r>
      </w:ins>
      <w:r w:rsidR="002561B8" w:rsidRPr="00821079">
        <w:rPr>
          <w:lang w:val="de-DE"/>
        </w:rPr>
        <w:t>.</w:t>
      </w:r>
      <w:ins w:id="297" w:author="Reinhard Janning" w:date="2014-04-23T15:02:00Z">
        <w:r w:rsidR="00821079">
          <w:rPr>
            <w:lang w:val="de-DE"/>
          </w:rPr>
          <w:t xml:space="preserve"> </w:t>
        </w:r>
        <w:r w:rsidR="00821079" w:rsidRPr="00821079">
          <w:rPr>
            <w:color w:val="C0504D" w:themeColor="accent2"/>
            <w:lang w:val="de-DE"/>
            <w:rPrChange w:id="298" w:author="Reinhard Janning" w:date="2014-04-23T15:03:00Z">
              <w:rPr>
                <w:lang w:val="de-DE"/>
              </w:rPr>
            </w:rPrChange>
          </w:rPr>
          <w:t>(Altersvorsorge</w:t>
        </w:r>
      </w:ins>
      <w:ins w:id="299" w:author="Reinhard Janning" w:date="2014-04-23T15:03:00Z">
        <w:r w:rsidR="00821079" w:rsidRPr="00821079">
          <w:rPr>
            <w:color w:val="C0504D" w:themeColor="accent2"/>
            <w:lang w:val="de-DE"/>
            <w:rPrChange w:id="300" w:author="Reinhard Janning" w:date="2014-04-23T15:03:00Z">
              <w:rPr>
                <w:lang w:val="de-DE"/>
              </w:rPr>
            </w:rPrChange>
          </w:rPr>
          <w:t>?</w:t>
        </w:r>
        <w:r w:rsidR="00821079">
          <w:rPr>
            <w:color w:val="C0504D" w:themeColor="accent2"/>
            <w:lang w:val="de-DE"/>
          </w:rPr>
          <w:t xml:space="preserve"> – heute 20k p.a. pro Person Einmaleinzahlung</w:t>
        </w:r>
      </w:ins>
      <w:ins w:id="301" w:author="Reinhard Janning" w:date="2014-04-23T15:02:00Z">
        <w:r w:rsidR="00821079" w:rsidRPr="00821079">
          <w:rPr>
            <w:color w:val="C0504D" w:themeColor="accent2"/>
            <w:lang w:val="de-DE"/>
            <w:rPrChange w:id="302" w:author="Reinhard Janning" w:date="2014-04-23T15:03:00Z">
              <w:rPr>
                <w:lang w:val="de-DE"/>
              </w:rPr>
            </w:rPrChange>
          </w:rPr>
          <w:t>)</w:t>
        </w:r>
      </w:ins>
      <w:r w:rsidR="002561B8" w:rsidRPr="00821079">
        <w:rPr>
          <w:lang w:val="de-DE"/>
        </w:rPr>
        <w:t xml:space="preserve"> </w:t>
      </w:r>
      <w:del w:id="303" w:author="Reinhard Janning" w:date="2014-04-22T12:24:00Z">
        <w:r w:rsidR="002561B8" w:rsidRPr="00821079" w:rsidDel="006A2B94">
          <w:rPr>
            <w:lang w:val="de-DE"/>
          </w:rPr>
          <w:delText>Tantiemen werden darüber hinaus nicht bezahlt, dies wird über die Dividendenausschüttung gesteuert.)</w:delText>
        </w:r>
        <w:r w:rsidR="00C04744" w:rsidRPr="00821079" w:rsidDel="006A2B94">
          <w:rPr>
            <w:lang w:val="de-DE"/>
          </w:rPr>
          <w:delText xml:space="preserve"> OK für Reinhard</w:delText>
        </w:r>
      </w:del>
    </w:p>
    <w:p w14:paraId="2503B0F9" w14:textId="77777777" w:rsidR="006A2B94" w:rsidRPr="00821079" w:rsidRDefault="006A2B94">
      <w:pPr>
        <w:rPr>
          <w:ins w:id="304" w:author="Reinhard Janning" w:date="2014-04-22T12:24:00Z"/>
          <w:lang w:val="de-DE"/>
        </w:rPr>
      </w:pPr>
    </w:p>
    <w:p w14:paraId="61008F35" w14:textId="4C656678" w:rsidR="006A2B94" w:rsidRPr="00821079" w:rsidRDefault="006A2B94">
      <w:pPr>
        <w:rPr>
          <w:ins w:id="305" w:author="Reinhard Janning" w:date="2014-04-22T12:23:00Z"/>
          <w:lang w:val="de-DE"/>
        </w:rPr>
      </w:pPr>
      <w:ins w:id="306" w:author="Reinhard Janning" w:date="2014-04-22T12:23:00Z">
        <w:r w:rsidRPr="00821079">
          <w:rPr>
            <w:lang w:val="de-DE"/>
          </w:rPr>
          <w:t xml:space="preserve">Vorschlag </w:t>
        </w:r>
      </w:ins>
      <w:r w:rsidR="00753C70" w:rsidRPr="00821079">
        <w:rPr>
          <w:lang w:val="de-DE"/>
        </w:rPr>
        <w:t>Zielvereinbarung</w:t>
      </w:r>
      <w:ins w:id="307" w:author="Reinhard Janning" w:date="2014-04-22T12:24:00Z">
        <w:r w:rsidRPr="00821079">
          <w:rPr>
            <w:lang w:val="de-DE"/>
          </w:rPr>
          <w:t xml:space="preserve"> für variablen Anteil</w:t>
        </w:r>
      </w:ins>
      <w:ins w:id="308" w:author="Reinhard Janning" w:date="2014-04-22T12:23:00Z">
        <w:r w:rsidRPr="00821079">
          <w:rPr>
            <w:lang w:val="de-DE"/>
          </w:rPr>
          <w:t>:</w:t>
        </w:r>
      </w:ins>
    </w:p>
    <w:p w14:paraId="4D83DC37" w14:textId="77777777" w:rsidR="006A2B94" w:rsidRDefault="006A2B94">
      <w:pPr>
        <w:rPr>
          <w:ins w:id="309" w:author="Reinhard Janning" w:date="2014-04-22T12:23:00Z"/>
          <w:color w:val="FF0000"/>
          <w:lang w:val="de-DE"/>
        </w:rPr>
      </w:pPr>
    </w:p>
    <w:p w14:paraId="16FA8CDD" w14:textId="2DD84DE1" w:rsidR="00753C70" w:rsidRPr="002561B8" w:rsidRDefault="009C7615">
      <w:pPr>
        <w:rPr>
          <w:color w:val="FF0000"/>
          <w:lang w:val="de-DE"/>
        </w:rPr>
      </w:pPr>
      <w:ins w:id="310" w:author="Reinhard Janning" w:date="2014-04-23T15:10:00Z">
        <w:r>
          <w:rPr>
            <w:noProof/>
            <w:color w:val="FF0000"/>
            <w:lang w:val="de-DE" w:eastAsia="de-DE"/>
            <w:rPrChange w:id="311">
              <w:rPr>
                <w:noProof/>
                <w:lang w:val="de-DE" w:eastAsia="de-DE"/>
              </w:rPr>
            </w:rPrChange>
          </w:rPr>
          <w:drawing>
            <wp:inline distT="0" distB="0" distL="0" distR="0" wp14:anchorId="342ECA89" wp14:editId="4AFABA85">
              <wp:extent cx="5756910" cy="2477862"/>
              <wp:effectExtent l="0" t="0" r="8890" b="11430"/>
              <wp:docPr id="22" name="Bild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56910" cy="2477862"/>
                      </a:xfrm>
                      <a:prstGeom prst="rect">
                        <a:avLst/>
                      </a:prstGeom>
                      <a:noFill/>
                      <a:ln>
                        <a:noFill/>
                      </a:ln>
                    </pic:spPr>
                  </pic:pic>
                </a:graphicData>
              </a:graphic>
            </wp:inline>
          </w:drawing>
        </w:r>
      </w:ins>
      <w:del w:id="312" w:author="Reinhard Janning" w:date="2014-04-23T15:10:00Z">
        <w:r w:rsidR="006A2B94" w:rsidRPr="00821079" w:rsidDel="009C7615">
          <w:rPr>
            <w:noProof/>
            <w:color w:val="FF0000"/>
            <w:lang w:val="de-DE" w:eastAsia="de-DE"/>
            <w:rPrChange w:id="313">
              <w:rPr>
                <w:noProof/>
                <w:lang w:val="de-DE" w:eastAsia="de-DE"/>
              </w:rPr>
            </w:rPrChange>
          </w:rPr>
          <w:drawing>
            <wp:inline distT="0" distB="0" distL="0" distR="0" wp14:anchorId="181D39A4" wp14:editId="1F69FE18">
              <wp:extent cx="5756910" cy="2473249"/>
              <wp:effectExtent l="0" t="0" r="8890" b="0"/>
              <wp:docPr id="5"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56910" cy="2473249"/>
                      </a:xfrm>
                      <a:prstGeom prst="rect">
                        <a:avLst/>
                      </a:prstGeom>
                      <a:noFill/>
                      <a:ln>
                        <a:noFill/>
                      </a:ln>
                    </pic:spPr>
                  </pic:pic>
                </a:graphicData>
              </a:graphic>
            </wp:inline>
          </w:drawing>
        </w:r>
      </w:del>
      <w:del w:id="314" w:author="Reinhard Janning" w:date="2014-04-22T12:23:00Z">
        <w:r w:rsidR="00753C70" w:rsidDel="006A2B94">
          <w:rPr>
            <w:color w:val="FF0000"/>
            <w:lang w:val="de-DE"/>
          </w:rPr>
          <w:delText>wird analog ec4u Vorstand zum Stichtag des Übergangs definiert und aus den bisherigen Tantiemen-Vereinbarungen abgeleitet</w:delText>
        </w:r>
      </w:del>
      <w:r w:rsidR="00753C70">
        <w:rPr>
          <w:color w:val="FF0000"/>
          <w:lang w:val="de-DE"/>
        </w:rPr>
        <w:t>.</w:t>
      </w:r>
    </w:p>
    <w:p w14:paraId="24FABF39" w14:textId="77777777" w:rsidR="00E14664" w:rsidRDefault="00E14664">
      <w:pPr>
        <w:rPr>
          <w:lang w:val="de-DE"/>
        </w:rPr>
      </w:pPr>
    </w:p>
    <w:p w14:paraId="42835281" w14:textId="06E052E5" w:rsidR="000F7181" w:rsidRPr="007438E7" w:rsidDel="00AB52DB" w:rsidRDefault="000F7181">
      <w:pPr>
        <w:rPr>
          <w:del w:id="315" w:author="Reinhard Janning" w:date="2014-04-22T12:50:00Z"/>
          <w:lang w:val="de-DE"/>
          <w:rPrChange w:id="316" w:author="Reinhard Janning" w:date="2014-04-22T12:48:00Z">
            <w:rPr>
              <w:del w:id="317" w:author="Reinhard Janning" w:date="2014-04-22T12:50:00Z"/>
              <w:color w:val="FF0000"/>
              <w:lang w:val="de-DE"/>
            </w:rPr>
          </w:rPrChange>
        </w:rPr>
      </w:pPr>
      <w:r>
        <w:rPr>
          <w:lang w:val="de-DE"/>
        </w:rPr>
        <w:t>e</w:t>
      </w:r>
      <w:r w:rsidR="00A6203B">
        <w:rPr>
          <w:lang w:val="de-DE"/>
        </w:rPr>
        <w:t>c4u bekommt alle Aufsichtsratsmandate und wird einen zusätzlichen Vorstand für die Bereiche Finanzen und Personal in die DemandGen AG berufen.</w:t>
      </w:r>
      <w:ins w:id="318" w:author="Reinhard Janning" w:date="2014-04-22T12:48:00Z">
        <w:r w:rsidR="007438E7">
          <w:rPr>
            <w:color w:val="FF0000"/>
            <w:lang w:val="de-DE"/>
          </w:rPr>
          <w:t xml:space="preserve"> </w:t>
        </w:r>
      </w:ins>
      <w:ins w:id="319" w:author="Reinhard Janning" w:date="2014-04-22T12:47:00Z">
        <w:r w:rsidR="00EA2ABC" w:rsidRPr="007438E7">
          <w:rPr>
            <w:lang w:val="de-DE"/>
            <w:rPrChange w:id="320" w:author="Reinhard Janning" w:date="2014-04-22T12:48:00Z">
              <w:rPr>
                <w:color w:val="FF0000"/>
                <w:lang w:val="de-DE"/>
              </w:rPr>
            </w:rPrChange>
          </w:rPr>
          <w:t>Es soll ein</w:t>
        </w:r>
      </w:ins>
      <w:r w:rsidRPr="007438E7">
        <w:rPr>
          <w:lang w:val="de-DE"/>
          <w:rPrChange w:id="321" w:author="Reinhard Janning" w:date="2014-04-22T12:48:00Z">
            <w:rPr>
              <w:color w:val="FF0000"/>
              <w:lang w:val="de-DE"/>
            </w:rPr>
          </w:rPrChange>
        </w:rPr>
        <w:t xml:space="preserve"> weitere</w:t>
      </w:r>
      <w:ins w:id="322" w:author="Reinhard Janning" w:date="2014-04-22T12:47:00Z">
        <w:r w:rsidR="00EA2ABC" w:rsidRPr="007438E7">
          <w:rPr>
            <w:lang w:val="de-DE"/>
            <w:rPrChange w:id="323" w:author="Reinhard Janning" w:date="2014-04-22T12:48:00Z">
              <w:rPr>
                <w:color w:val="FF0000"/>
                <w:lang w:val="de-DE"/>
              </w:rPr>
            </w:rPrChange>
          </w:rPr>
          <w:t>r</w:t>
        </w:r>
      </w:ins>
      <w:r w:rsidRPr="007438E7">
        <w:rPr>
          <w:lang w:val="de-DE"/>
          <w:rPrChange w:id="324" w:author="Reinhard Janning" w:date="2014-04-22T12:48:00Z">
            <w:rPr>
              <w:color w:val="FF0000"/>
              <w:lang w:val="de-DE"/>
            </w:rPr>
          </w:rPrChange>
        </w:rPr>
        <w:t xml:space="preserve"> Vorstand für die Marktseite integrier</w:t>
      </w:r>
      <w:ins w:id="325" w:author="Reinhard Janning" w:date="2014-04-22T12:47:00Z">
        <w:r w:rsidR="00EA2ABC" w:rsidRPr="007438E7">
          <w:rPr>
            <w:lang w:val="de-DE"/>
            <w:rPrChange w:id="326" w:author="Reinhard Janning" w:date="2014-04-22T12:48:00Z">
              <w:rPr>
                <w:color w:val="FF0000"/>
                <w:lang w:val="de-DE"/>
              </w:rPr>
            </w:rPrChange>
          </w:rPr>
          <w:t>t werden,</w:t>
        </w:r>
      </w:ins>
      <w:r w:rsidRPr="007438E7">
        <w:rPr>
          <w:lang w:val="de-DE"/>
          <w:rPrChange w:id="327" w:author="Reinhard Janning" w:date="2014-04-22T12:48:00Z">
            <w:rPr>
              <w:color w:val="FF0000"/>
              <w:lang w:val="de-DE"/>
            </w:rPr>
          </w:rPrChange>
        </w:rPr>
        <w:t xml:space="preserve"> um sicherzustellen, das</w:t>
      </w:r>
      <w:r w:rsidR="00D26D50" w:rsidRPr="007438E7">
        <w:rPr>
          <w:lang w:val="de-DE"/>
          <w:rPrChange w:id="328" w:author="Reinhard Janning" w:date="2014-04-22T12:48:00Z">
            <w:rPr>
              <w:color w:val="FF0000"/>
              <w:lang w:val="de-DE"/>
            </w:rPr>
          </w:rPrChange>
        </w:rPr>
        <w:t>s</w:t>
      </w:r>
      <w:r w:rsidRPr="007438E7">
        <w:rPr>
          <w:lang w:val="de-DE"/>
          <w:rPrChange w:id="329" w:author="Reinhard Janning" w:date="2014-04-22T12:48:00Z">
            <w:rPr>
              <w:color w:val="FF0000"/>
              <w:lang w:val="de-DE"/>
            </w:rPr>
          </w:rPrChange>
        </w:rPr>
        <w:t xml:space="preserve"> wir das Potenzial von Tag1 heben können.</w:t>
      </w:r>
      <w:del w:id="330" w:author="Reinhard Janning" w:date="2014-04-22T12:48:00Z">
        <w:r w:rsidRPr="007438E7" w:rsidDel="007438E7">
          <w:rPr>
            <w:lang w:val="de-DE"/>
            <w:rPrChange w:id="331" w:author="Reinhard Janning" w:date="2014-04-22T12:48:00Z">
              <w:rPr>
                <w:color w:val="FF0000"/>
                <w:lang w:val="de-DE"/>
              </w:rPr>
            </w:rPrChange>
          </w:rPr>
          <w:delText>)</w:delText>
        </w:r>
        <w:r w:rsidR="00C04744" w:rsidRPr="007438E7" w:rsidDel="007438E7">
          <w:rPr>
            <w:lang w:val="de-DE"/>
            <w:rPrChange w:id="332" w:author="Reinhard Janning" w:date="2014-04-22T12:48:00Z">
              <w:rPr>
                <w:color w:val="FF0000"/>
                <w:lang w:val="de-DE"/>
              </w:rPr>
            </w:rPrChange>
          </w:rPr>
          <w:delText xml:space="preserve"> OK für Reinhard</w:delText>
        </w:r>
      </w:del>
    </w:p>
    <w:p w14:paraId="4300F7A7" w14:textId="77777777" w:rsidR="00C04744" w:rsidRDefault="00C04744">
      <w:pPr>
        <w:rPr>
          <w:ins w:id="333" w:author="Reinhard Janning" w:date="2014-04-22T12:46:00Z"/>
          <w:color w:val="FF0000"/>
          <w:lang w:val="de-DE"/>
        </w:rPr>
      </w:pPr>
    </w:p>
    <w:p w14:paraId="6F737A24" w14:textId="5F7595EC" w:rsidR="00EA2ABC" w:rsidRPr="00AB52DB" w:rsidDel="007438E7" w:rsidRDefault="00AB52DB">
      <w:pPr>
        <w:pStyle w:val="berschrift2"/>
        <w:rPr>
          <w:del w:id="334" w:author="Reinhard Janning" w:date="2014-04-22T12:48:00Z"/>
          <w:rPrChange w:id="335" w:author="Reinhard Janning" w:date="2014-04-22T12:50:00Z">
            <w:rPr>
              <w:del w:id="336" w:author="Reinhard Janning" w:date="2014-04-22T12:48:00Z"/>
              <w:color w:val="FF0000"/>
              <w:lang w:val="de-DE"/>
            </w:rPr>
          </w:rPrChange>
        </w:rPr>
        <w:pPrChange w:id="337" w:author="Reinhard Janning" w:date="2014-04-22T15:05:00Z">
          <w:pPr/>
        </w:pPrChange>
      </w:pPr>
      <w:bookmarkStart w:id="338" w:name="_Toc259872831"/>
      <w:proofErr w:type="spellStart"/>
      <w:ins w:id="339" w:author="Reinhard Janning" w:date="2014-04-22T12:50:00Z">
        <w:r w:rsidRPr="00AB52DB">
          <w:rPr>
            <w:rPrChange w:id="340" w:author="Reinhard Janning" w:date="2014-04-22T12:50:00Z">
              <w:rPr>
                <w:color w:val="FF0000"/>
                <w:lang w:val="de-DE"/>
              </w:rPr>
            </w:rPrChange>
          </w:rPr>
          <w:t>Kaufpreis</w:t>
        </w:r>
        <w:proofErr w:type="spellEnd"/>
        <w:r w:rsidRPr="00AB52DB">
          <w:rPr>
            <w:rPrChange w:id="341" w:author="Reinhard Janning" w:date="2014-04-22T12:50:00Z">
              <w:rPr>
                <w:color w:val="FF0000"/>
                <w:lang w:val="de-DE"/>
              </w:rPr>
            </w:rPrChange>
          </w:rPr>
          <w:t>,</w:t>
        </w:r>
        <w:bookmarkEnd w:id="338"/>
        <w:r w:rsidRPr="00AB52DB">
          <w:rPr>
            <w:rPrChange w:id="342" w:author="Reinhard Janning" w:date="2014-04-22T12:50:00Z">
              <w:rPr>
                <w:color w:val="FF0000"/>
                <w:lang w:val="de-DE"/>
              </w:rPr>
            </w:rPrChange>
          </w:rPr>
          <w:t xml:space="preserve"> </w:t>
        </w:r>
      </w:ins>
    </w:p>
    <w:p w14:paraId="1729A4E0" w14:textId="39A4CAF9" w:rsidR="00C04744" w:rsidRPr="00AB52DB" w:rsidDel="007438E7" w:rsidRDefault="00C04744">
      <w:pPr>
        <w:pStyle w:val="berschrift2"/>
        <w:rPr>
          <w:del w:id="343" w:author="Reinhard Janning" w:date="2014-04-22T12:48:00Z"/>
          <w:rPrChange w:id="344" w:author="Reinhard Janning" w:date="2014-04-22T12:50:00Z">
            <w:rPr>
              <w:del w:id="345" w:author="Reinhard Janning" w:date="2014-04-22T12:48:00Z"/>
              <w:color w:val="FF0000"/>
              <w:u w:val="single"/>
              <w:lang w:val="de-DE"/>
            </w:rPr>
          </w:rPrChange>
        </w:rPr>
        <w:pPrChange w:id="346" w:author="Reinhard Janning" w:date="2014-04-22T15:05:00Z">
          <w:pPr/>
        </w:pPrChange>
      </w:pPr>
      <w:del w:id="347" w:author="Reinhard Janning" w:date="2014-04-22T12:48:00Z">
        <w:r w:rsidRPr="00AB52DB" w:rsidDel="007438E7">
          <w:rPr>
            <w:rPrChange w:id="348" w:author="Reinhard Janning" w:date="2014-04-22T12:50:00Z">
              <w:rPr>
                <w:color w:val="FF0000"/>
                <w:u w:val="single"/>
                <w:lang w:val="de-DE"/>
              </w:rPr>
            </w:rPrChange>
          </w:rPr>
          <w:delText>Weitere Ideen:</w:delText>
        </w:r>
      </w:del>
    </w:p>
    <w:p w14:paraId="33A6EBBC" w14:textId="42842F70" w:rsidR="00C04744" w:rsidRPr="00AB52DB" w:rsidDel="007438E7" w:rsidRDefault="00C04744">
      <w:pPr>
        <w:pStyle w:val="berschrift2"/>
        <w:rPr>
          <w:del w:id="349" w:author="Reinhard Janning" w:date="2014-04-22T12:48:00Z"/>
          <w:rPrChange w:id="350" w:author="Reinhard Janning" w:date="2014-04-22T12:50:00Z">
            <w:rPr>
              <w:del w:id="351" w:author="Reinhard Janning" w:date="2014-04-22T12:48:00Z"/>
              <w:color w:val="FF0000"/>
              <w:lang w:val="de-DE"/>
            </w:rPr>
          </w:rPrChange>
        </w:rPr>
        <w:pPrChange w:id="352" w:author="Reinhard Janning" w:date="2014-04-22T15:05:00Z">
          <w:pPr/>
        </w:pPrChange>
      </w:pPr>
      <w:del w:id="353" w:author="Reinhard Janning" w:date="2014-04-22T12:48:00Z">
        <w:r w:rsidRPr="00AB52DB" w:rsidDel="007438E7">
          <w:rPr>
            <w:rPrChange w:id="354" w:author="Reinhard Janning" w:date="2014-04-22T12:50:00Z">
              <w:rPr>
                <w:color w:val="FF0000"/>
                <w:lang w:val="de-DE"/>
              </w:rPr>
            </w:rPrChange>
          </w:rPr>
          <w:delText xml:space="preserve">Wichtig ist es, </w:delText>
        </w:r>
      </w:del>
      <w:del w:id="355" w:author="Reinhard Janning" w:date="2014-04-22T12:27:00Z">
        <w:r w:rsidRPr="00AB52DB" w:rsidDel="00C15C0F">
          <w:rPr>
            <w:rPrChange w:id="356" w:author="Reinhard Janning" w:date="2014-04-22T12:50:00Z">
              <w:rPr>
                <w:color w:val="FF0000"/>
                <w:lang w:val="de-DE"/>
              </w:rPr>
            </w:rPrChange>
          </w:rPr>
          <w:delText xml:space="preserve">die </w:delText>
        </w:r>
      </w:del>
      <w:del w:id="357" w:author="Reinhard Janning" w:date="2014-04-22T12:48:00Z">
        <w:r w:rsidRPr="00AB52DB" w:rsidDel="007438E7">
          <w:rPr>
            <w:rPrChange w:id="358" w:author="Reinhard Janning" w:date="2014-04-22T12:50:00Z">
              <w:rPr>
                <w:color w:val="FF0000"/>
                <w:lang w:val="de-DE"/>
              </w:rPr>
            </w:rPrChange>
          </w:rPr>
          <w:delText>Schlüsselpersonen (Stefan Bakes, Isolde Fischer, Julius Kindler, John Sweeny</w:delText>
        </w:r>
        <w:r w:rsidR="00A47C72" w:rsidRPr="00AB52DB" w:rsidDel="007438E7">
          <w:rPr>
            <w:rPrChange w:id="359" w:author="Reinhard Janning" w:date="2014-04-22T12:50:00Z">
              <w:rPr>
                <w:color w:val="FF0000"/>
                <w:lang w:val="de-DE"/>
              </w:rPr>
            </w:rPrChange>
          </w:rPr>
          <w:delText>, Joel Pu</w:delText>
        </w:r>
      </w:del>
      <w:del w:id="360" w:author="Reinhard Janning" w:date="2014-04-22T12:26:00Z">
        <w:r w:rsidR="00A47C72" w:rsidRPr="00AB52DB" w:rsidDel="00BC4AF3">
          <w:rPr>
            <w:rPrChange w:id="361" w:author="Reinhard Janning" w:date="2014-04-22T12:50:00Z">
              <w:rPr>
                <w:color w:val="FF0000"/>
                <w:lang w:val="de-DE"/>
              </w:rPr>
            </w:rPrChange>
          </w:rPr>
          <w:delText>t</w:delText>
        </w:r>
      </w:del>
      <w:del w:id="362" w:author="Reinhard Janning" w:date="2014-04-22T12:48:00Z">
        <w:r w:rsidR="00A47C72" w:rsidRPr="00AB52DB" w:rsidDel="007438E7">
          <w:rPr>
            <w:rPrChange w:id="363" w:author="Reinhard Janning" w:date="2014-04-22T12:50:00Z">
              <w:rPr>
                <w:color w:val="FF0000"/>
                <w:lang w:val="de-DE"/>
              </w:rPr>
            </w:rPrChange>
          </w:rPr>
          <w:delText>znawa</w:delText>
        </w:r>
      </w:del>
      <w:del w:id="364" w:author="Reinhard Janning" w:date="2014-04-22T12:26:00Z">
        <w:r w:rsidR="00A47C72" w:rsidRPr="00AB52DB" w:rsidDel="00BC4AF3">
          <w:rPr>
            <w:rPrChange w:id="365" w:author="Reinhard Janning" w:date="2014-04-22T12:50:00Z">
              <w:rPr>
                <w:color w:val="FF0000"/>
                <w:lang w:val="de-DE"/>
              </w:rPr>
            </w:rPrChange>
          </w:rPr>
          <w:delText xml:space="preserve"> und weitere Mitarbeiter</w:delText>
        </w:r>
      </w:del>
      <w:del w:id="366" w:author="Reinhard Janning" w:date="2014-04-22T12:48:00Z">
        <w:r w:rsidR="00A47C72" w:rsidRPr="00AB52DB" w:rsidDel="007438E7">
          <w:rPr>
            <w:rPrChange w:id="367" w:author="Reinhard Janning" w:date="2014-04-22T12:50:00Z">
              <w:rPr>
                <w:color w:val="FF0000"/>
                <w:lang w:val="de-DE"/>
              </w:rPr>
            </w:rPrChange>
          </w:rPr>
          <w:delText>)</w:delText>
        </w:r>
        <w:r w:rsidRPr="00AB52DB" w:rsidDel="007438E7">
          <w:rPr>
            <w:rPrChange w:id="368" w:author="Reinhard Janning" w:date="2014-04-22T12:50:00Z">
              <w:rPr>
                <w:color w:val="FF0000"/>
                <w:lang w:val="de-DE"/>
              </w:rPr>
            </w:rPrChange>
          </w:rPr>
          <w:delText xml:space="preserve"> von DemandGen proaktiv in diese Zusammenführung einzubinden. Reinhard und Erwin definieren hier eine Liste an Personen mit Ihren jeweiligen Verantwortungsbereichen. Die Idee ist, diese Personen </w:delText>
        </w:r>
      </w:del>
      <w:del w:id="369" w:author="Reinhard Janning" w:date="2014-04-22T12:27:00Z">
        <w:r w:rsidRPr="00AB52DB" w:rsidDel="00C15C0F">
          <w:rPr>
            <w:rPrChange w:id="370" w:author="Reinhard Janning" w:date="2014-04-22T12:50:00Z">
              <w:rPr>
                <w:color w:val="FF0000"/>
                <w:lang w:val="de-DE"/>
              </w:rPr>
            </w:rPrChange>
          </w:rPr>
          <w:delText>zu Incentivieren (</w:delText>
        </w:r>
      </w:del>
      <w:del w:id="371" w:author="Reinhard Janning" w:date="2014-04-22T12:48:00Z">
        <w:r w:rsidRPr="00AB52DB" w:rsidDel="007438E7">
          <w:rPr>
            <w:rPrChange w:id="372" w:author="Reinhard Janning" w:date="2014-04-22T12:50:00Z">
              <w:rPr>
                <w:color w:val="FF0000"/>
                <w:lang w:val="de-DE"/>
              </w:rPr>
            </w:rPrChange>
          </w:rPr>
          <w:delText>mit einem Gesamtbetrag von ca. 100.000€</w:delText>
        </w:r>
      </w:del>
      <w:del w:id="373" w:author="Reinhard Janning" w:date="2014-04-22T12:27:00Z">
        <w:r w:rsidRPr="00AB52DB" w:rsidDel="00C15C0F">
          <w:rPr>
            <w:rPrChange w:id="374" w:author="Reinhard Janning" w:date="2014-04-22T12:50:00Z">
              <w:rPr>
                <w:color w:val="FF0000"/>
                <w:lang w:val="de-DE"/>
              </w:rPr>
            </w:rPrChange>
          </w:rPr>
          <w:delText>)</w:delText>
        </w:r>
      </w:del>
      <w:del w:id="375" w:author="Reinhard Janning" w:date="2014-04-22T12:48:00Z">
        <w:r w:rsidRPr="00AB52DB" w:rsidDel="007438E7">
          <w:rPr>
            <w:rPrChange w:id="376" w:author="Reinhard Janning" w:date="2014-04-22T12:50:00Z">
              <w:rPr>
                <w:color w:val="FF0000"/>
                <w:lang w:val="de-DE"/>
              </w:rPr>
            </w:rPrChange>
          </w:rPr>
          <w:delText xml:space="preserve"> nach einem noch zu definierenden Verteilungsschlüssel. Es werden Ziele gemeinsam mit den jeweiligen Personen definiert.</w:delText>
        </w:r>
      </w:del>
    </w:p>
    <w:p w14:paraId="25AE5447" w14:textId="641CBA65" w:rsidR="00C04744" w:rsidRPr="00AB52DB" w:rsidDel="007438E7" w:rsidRDefault="00C04744">
      <w:pPr>
        <w:pStyle w:val="berschrift2"/>
        <w:rPr>
          <w:del w:id="377" w:author="Reinhard Janning" w:date="2014-04-22T12:48:00Z"/>
          <w:rPrChange w:id="378" w:author="Reinhard Janning" w:date="2014-04-22T12:50:00Z">
            <w:rPr>
              <w:del w:id="379" w:author="Reinhard Janning" w:date="2014-04-22T12:48:00Z"/>
              <w:color w:val="FF0000"/>
              <w:lang w:val="de-DE"/>
            </w:rPr>
          </w:rPrChange>
        </w:rPr>
        <w:pPrChange w:id="380" w:author="Reinhard Janning" w:date="2014-04-22T15:05:00Z">
          <w:pPr/>
        </w:pPrChange>
      </w:pPr>
    </w:p>
    <w:p w14:paraId="2BE3FE7D" w14:textId="34FDA1C4" w:rsidR="00C04744" w:rsidRPr="00AB52DB" w:rsidDel="007438E7" w:rsidRDefault="00A47C72">
      <w:pPr>
        <w:pStyle w:val="berschrift2"/>
        <w:rPr>
          <w:del w:id="381" w:author="Reinhard Janning" w:date="2014-04-22T12:48:00Z"/>
          <w:rPrChange w:id="382" w:author="Reinhard Janning" w:date="2014-04-22T12:50:00Z">
            <w:rPr>
              <w:del w:id="383" w:author="Reinhard Janning" w:date="2014-04-22T12:48:00Z"/>
              <w:color w:val="FF0000"/>
              <w:lang w:val="de-DE"/>
            </w:rPr>
          </w:rPrChange>
        </w:rPr>
        <w:pPrChange w:id="384" w:author="Reinhard Janning" w:date="2014-04-22T15:05:00Z">
          <w:pPr/>
        </w:pPrChange>
      </w:pPr>
      <w:del w:id="385" w:author="Reinhard Janning" w:date="2014-04-22T12:48:00Z">
        <w:r w:rsidRPr="00AB52DB" w:rsidDel="007438E7">
          <w:rPr>
            <w:rPrChange w:id="386" w:author="Reinhard Janning" w:date="2014-04-22T12:50:00Z">
              <w:rPr>
                <w:color w:val="FF0000"/>
                <w:lang w:val="de-DE"/>
              </w:rPr>
            </w:rPrChange>
          </w:rPr>
          <w:delText xml:space="preserve">Das ec4u </w:delText>
        </w:r>
        <w:r w:rsidR="00C04744" w:rsidRPr="00AB52DB" w:rsidDel="007438E7">
          <w:rPr>
            <w:rPrChange w:id="387" w:author="Reinhard Janning" w:date="2014-04-22T12:50:00Z">
              <w:rPr>
                <w:color w:val="FF0000"/>
                <w:lang w:val="de-DE"/>
              </w:rPr>
            </w:rPrChange>
          </w:rPr>
          <w:delText>Mitarbeiterbeteiligungsprogramm sollte bereits in 2014 auch den DemandGen Mitarbeitern angeboten werden. Vorschlag ist, das MA-Programm auf Q3/2014 zu schieben.</w:delText>
        </w:r>
      </w:del>
    </w:p>
    <w:p w14:paraId="64A6BAF4" w14:textId="01339C6C" w:rsidR="00A47C72" w:rsidRPr="00AB52DB" w:rsidDel="007438E7" w:rsidRDefault="00A47C72">
      <w:pPr>
        <w:pStyle w:val="berschrift2"/>
        <w:rPr>
          <w:del w:id="388" w:author="Reinhard Janning" w:date="2014-04-22T12:48:00Z"/>
          <w:rPrChange w:id="389" w:author="Reinhard Janning" w:date="2014-04-22T12:50:00Z">
            <w:rPr>
              <w:del w:id="390" w:author="Reinhard Janning" w:date="2014-04-22T12:48:00Z"/>
              <w:color w:val="FF0000"/>
              <w:lang w:val="de-DE"/>
            </w:rPr>
          </w:rPrChange>
        </w:rPr>
        <w:pPrChange w:id="391" w:author="Reinhard Janning" w:date="2014-04-22T15:05:00Z">
          <w:pPr/>
        </w:pPrChange>
      </w:pPr>
    </w:p>
    <w:p w14:paraId="31724BB8" w14:textId="18B1AC16" w:rsidR="00F16AFD" w:rsidRPr="00AB52DB" w:rsidRDefault="001A3E50">
      <w:pPr>
        <w:pStyle w:val="berschrift2"/>
        <w:rPr>
          <w:ins w:id="392" w:author="Reinhard Janning" w:date="2014-04-22T12:30:00Z"/>
          <w:rPrChange w:id="393" w:author="Reinhard Janning" w:date="2014-04-22T12:50:00Z">
            <w:rPr>
              <w:ins w:id="394" w:author="Reinhard Janning" w:date="2014-04-22T12:30:00Z"/>
              <w:color w:val="FF0000"/>
              <w:lang w:val="de-DE"/>
            </w:rPr>
          </w:rPrChange>
        </w:rPr>
        <w:pPrChange w:id="395" w:author="Reinhard Janning" w:date="2014-04-22T15:05:00Z">
          <w:pPr/>
        </w:pPrChange>
      </w:pPr>
      <w:bookmarkStart w:id="396" w:name="_Toc259872832"/>
      <w:proofErr w:type="spellStart"/>
      <w:ins w:id="397" w:author="Reinhard Janning" w:date="2014-04-22T12:30:00Z">
        <w:r w:rsidRPr="00AB52DB">
          <w:rPr>
            <w:rPrChange w:id="398" w:author="Reinhard Janning" w:date="2014-04-22T12:50:00Z">
              <w:rPr>
                <w:b/>
                <w:bCs/>
                <w:color w:val="FF0000"/>
                <w:lang w:val="de-DE"/>
              </w:rPr>
            </w:rPrChange>
          </w:rPr>
          <w:t>Firmenbewertung</w:t>
        </w:r>
        <w:proofErr w:type="spellEnd"/>
        <w:r w:rsidRPr="00AB52DB">
          <w:rPr>
            <w:rPrChange w:id="399" w:author="Reinhard Janning" w:date="2014-04-22T12:50:00Z">
              <w:rPr>
                <w:b/>
                <w:bCs/>
                <w:color w:val="FF0000"/>
                <w:lang w:val="de-DE"/>
              </w:rPr>
            </w:rPrChange>
          </w:rPr>
          <w:t xml:space="preserve"> und Earn-Out:</w:t>
        </w:r>
        <w:bookmarkEnd w:id="396"/>
      </w:ins>
    </w:p>
    <w:p w14:paraId="20AF991F" w14:textId="77777777" w:rsidR="00F16AFD" w:rsidRPr="00EA2ABC" w:rsidRDefault="00F16AFD">
      <w:pPr>
        <w:rPr>
          <w:ins w:id="400" w:author="Reinhard Janning" w:date="2014-04-22T12:30:00Z"/>
          <w:lang w:val="de-DE"/>
          <w:rPrChange w:id="401" w:author="Reinhard Janning" w:date="2014-04-22T12:46:00Z">
            <w:rPr>
              <w:ins w:id="402" w:author="Reinhard Janning" w:date="2014-04-22T12:30:00Z"/>
              <w:color w:val="FF0000"/>
              <w:lang w:val="de-DE"/>
            </w:rPr>
          </w:rPrChange>
        </w:rPr>
      </w:pPr>
    </w:p>
    <w:p w14:paraId="0964C3C2" w14:textId="77777777" w:rsidR="007438E7" w:rsidRDefault="007438E7" w:rsidP="007438E7">
      <w:pPr>
        <w:rPr>
          <w:lang w:val="de-DE"/>
        </w:rPr>
      </w:pPr>
      <w:moveToRangeStart w:id="403" w:author="Reinhard Janning" w:date="2014-04-22T12:49:00Z" w:name="move259790285"/>
      <w:moveTo w:id="404" w:author="Reinhard Janning" w:date="2014-04-22T12:49:00Z">
        <w:r>
          <w:rPr>
            <w:lang w:val="de-DE"/>
          </w:rPr>
          <w:t>Der Kaufpreis für die Anteile beträgt 2,2 Mio. EUR sowie 6,5% der Anteile an der ec4u Gruppe. Der Kaufpreis wird wie folgt ausgezahlt:</w:t>
        </w:r>
      </w:moveTo>
    </w:p>
    <w:p w14:paraId="79B6AF88" w14:textId="77777777" w:rsidR="007438E7" w:rsidRPr="00DC2F0C" w:rsidRDefault="007438E7" w:rsidP="007438E7">
      <w:pPr>
        <w:pStyle w:val="Listenabsatz"/>
        <w:numPr>
          <w:ilvl w:val="0"/>
          <w:numId w:val="9"/>
        </w:numPr>
        <w:rPr>
          <w:lang w:val="de-DE"/>
        </w:rPr>
      </w:pPr>
      <w:moveTo w:id="405" w:author="Reinhard Janning" w:date="2014-04-22T12:49:00Z">
        <w:r w:rsidRPr="00DC2F0C">
          <w:rPr>
            <w:b/>
            <w:lang w:val="de-DE"/>
          </w:rPr>
          <w:t>Erwin Arnold</w:t>
        </w:r>
        <w:r w:rsidRPr="00DC2F0C">
          <w:rPr>
            <w:lang w:val="de-DE"/>
          </w:rPr>
          <w:t>: 1,4 Mio. EUR (Herr Arnold bekommt zum 31.12.2016 die Option, das Unternehmen zu verlassen.)</w:t>
        </w:r>
      </w:moveTo>
    </w:p>
    <w:p w14:paraId="7078EE3D" w14:textId="77777777" w:rsidR="007438E7" w:rsidRPr="00A97B60" w:rsidRDefault="007438E7" w:rsidP="007438E7">
      <w:pPr>
        <w:pStyle w:val="Listenabsatz"/>
        <w:numPr>
          <w:ilvl w:val="0"/>
          <w:numId w:val="9"/>
        </w:numPr>
        <w:rPr>
          <w:lang w:val="de-DE"/>
        </w:rPr>
      </w:pPr>
      <w:moveTo w:id="406" w:author="Reinhard Janning" w:date="2014-04-22T12:49:00Z">
        <w:r w:rsidRPr="00DC2F0C">
          <w:rPr>
            <w:b/>
            <w:lang w:val="de-DE"/>
          </w:rPr>
          <w:t xml:space="preserve">Reinhard </w:t>
        </w:r>
        <w:r>
          <w:rPr>
            <w:b/>
            <w:lang w:val="de-DE"/>
          </w:rPr>
          <w:t xml:space="preserve">&amp; Marion </w:t>
        </w:r>
        <w:r w:rsidRPr="00DC2F0C">
          <w:rPr>
            <w:b/>
            <w:lang w:val="de-DE"/>
          </w:rPr>
          <w:t>Janning</w:t>
        </w:r>
        <w:r w:rsidRPr="00DC2F0C">
          <w:rPr>
            <w:lang w:val="de-DE"/>
          </w:rPr>
          <w:t xml:space="preserve">: </w:t>
        </w:r>
        <w:r>
          <w:rPr>
            <w:lang w:val="de-DE"/>
          </w:rPr>
          <w:t xml:space="preserve"> </w:t>
        </w:r>
        <w:r w:rsidRPr="00DC2F0C">
          <w:rPr>
            <w:lang w:val="de-DE"/>
          </w:rPr>
          <w:t xml:space="preserve">800.000 EUR </w:t>
        </w:r>
        <w:r>
          <w:rPr>
            <w:lang w:val="de-DE"/>
          </w:rPr>
          <w:t xml:space="preserve">und </w:t>
        </w:r>
        <w:r w:rsidRPr="00DC2F0C">
          <w:rPr>
            <w:lang w:val="de-DE"/>
          </w:rPr>
          <w:t>6,5% der Anteile an der ec4u. Es ist beabsichtigt, Herrn Janning langfristig, mindestens jedoch bis zum 31.12.2018 an die Gesellschaft zu binden.</w:t>
        </w:r>
      </w:moveTo>
    </w:p>
    <w:moveToRangeEnd w:id="403"/>
    <w:p w14:paraId="6A58817C" w14:textId="77777777" w:rsidR="007438E7" w:rsidRDefault="007438E7">
      <w:pPr>
        <w:rPr>
          <w:ins w:id="407" w:author="Reinhard Janning" w:date="2014-04-22T12:49:00Z"/>
          <w:lang w:val="de-DE"/>
        </w:rPr>
      </w:pPr>
    </w:p>
    <w:p w14:paraId="0B91FADA" w14:textId="21B45BC7" w:rsidR="00F16AFD" w:rsidRPr="00EA2ABC" w:rsidRDefault="00F16AFD">
      <w:pPr>
        <w:rPr>
          <w:ins w:id="408" w:author="Reinhard Janning" w:date="2014-04-22T12:30:00Z"/>
          <w:lang w:val="de-DE"/>
          <w:rPrChange w:id="409" w:author="Reinhard Janning" w:date="2014-04-22T12:46:00Z">
            <w:rPr>
              <w:ins w:id="410" w:author="Reinhard Janning" w:date="2014-04-22T12:30:00Z"/>
              <w:color w:val="FF0000"/>
              <w:lang w:val="de-DE"/>
            </w:rPr>
          </w:rPrChange>
        </w:rPr>
      </w:pPr>
      <w:ins w:id="411" w:author="Reinhard Janning" w:date="2014-04-22T12:30:00Z">
        <w:r w:rsidRPr="00EA2ABC">
          <w:rPr>
            <w:lang w:val="de-DE"/>
            <w:rPrChange w:id="412" w:author="Reinhard Janning" w:date="2014-04-22T12:46:00Z">
              <w:rPr>
                <w:color w:val="FF0000"/>
                <w:lang w:val="de-DE"/>
              </w:rPr>
            </w:rPrChange>
          </w:rPr>
          <w:t>Wir gehen von folgender Firmenbewertung aus:</w:t>
        </w:r>
      </w:ins>
    </w:p>
    <w:p w14:paraId="1B122223" w14:textId="77777777" w:rsidR="00F16AFD" w:rsidRPr="00EA2ABC" w:rsidRDefault="00F16AFD">
      <w:pPr>
        <w:rPr>
          <w:ins w:id="413" w:author="Reinhard Janning" w:date="2014-04-22T12:30:00Z"/>
          <w:lang w:val="de-DE"/>
          <w:rPrChange w:id="414" w:author="Reinhard Janning" w:date="2014-04-22T12:46:00Z">
            <w:rPr>
              <w:ins w:id="415" w:author="Reinhard Janning" w:date="2014-04-22T12:30:00Z"/>
              <w:color w:val="FF0000"/>
              <w:lang w:val="de-DE"/>
            </w:rPr>
          </w:rPrChange>
        </w:rPr>
      </w:pPr>
    </w:p>
    <w:p w14:paraId="1F31AA93" w14:textId="0642F509" w:rsidR="00F16AFD" w:rsidRPr="00EA2ABC" w:rsidRDefault="00F16AFD">
      <w:pPr>
        <w:rPr>
          <w:ins w:id="416" w:author="Reinhard Janning" w:date="2014-04-22T12:30:00Z"/>
          <w:lang w:val="de-DE"/>
          <w:rPrChange w:id="417" w:author="Reinhard Janning" w:date="2014-04-22T12:46:00Z">
            <w:rPr>
              <w:ins w:id="418" w:author="Reinhard Janning" w:date="2014-04-22T12:30:00Z"/>
              <w:color w:val="FF0000"/>
              <w:lang w:val="de-DE"/>
            </w:rPr>
          </w:rPrChange>
        </w:rPr>
      </w:pPr>
      <w:ins w:id="419" w:author="Reinhard Janning" w:date="2014-04-22T12:30:00Z">
        <w:r w:rsidRPr="00EA2ABC">
          <w:rPr>
            <w:lang w:val="de-DE"/>
            <w:rPrChange w:id="420" w:author="Reinhard Janning" w:date="2014-04-22T12:46:00Z">
              <w:rPr>
                <w:color w:val="FF0000"/>
                <w:lang w:val="de-DE"/>
              </w:rPr>
            </w:rPrChange>
          </w:rPr>
          <w:t xml:space="preserve">Ec4u: 1x Jahresumsatz </w:t>
        </w:r>
      </w:ins>
      <w:ins w:id="421" w:author="Reinhard Janning" w:date="2014-04-22T12:44:00Z">
        <w:r w:rsidR="00CF5C9D" w:rsidRPr="00EA2ABC">
          <w:rPr>
            <w:lang w:val="de-DE"/>
            <w:rPrChange w:id="422" w:author="Reinhard Janning" w:date="2014-04-22T12:46:00Z">
              <w:rPr>
                <w:color w:val="FF0000"/>
                <w:lang w:val="de-DE"/>
              </w:rPr>
            </w:rPrChange>
          </w:rPr>
          <w:t xml:space="preserve">2013 </w:t>
        </w:r>
      </w:ins>
      <w:ins w:id="423" w:author="Reinhard Janning" w:date="2014-04-22T12:30:00Z">
        <w:r w:rsidRPr="00EA2ABC">
          <w:rPr>
            <w:lang w:val="de-DE"/>
            <w:rPrChange w:id="424" w:author="Reinhard Janning" w:date="2014-04-22T12:46:00Z">
              <w:rPr>
                <w:color w:val="FF0000"/>
                <w:lang w:val="de-DE"/>
              </w:rPr>
            </w:rPrChange>
          </w:rPr>
          <w:t>= 21.000.000 EUR</w:t>
        </w:r>
      </w:ins>
    </w:p>
    <w:p w14:paraId="069ED6E9" w14:textId="51BF0EDE" w:rsidR="00F16AFD" w:rsidRPr="00EA2ABC" w:rsidRDefault="00F16AFD">
      <w:pPr>
        <w:rPr>
          <w:ins w:id="425" w:author="Reinhard Janning" w:date="2014-04-22T12:30:00Z"/>
          <w:lang w:val="de-DE"/>
          <w:rPrChange w:id="426" w:author="Reinhard Janning" w:date="2014-04-22T12:46:00Z">
            <w:rPr>
              <w:ins w:id="427" w:author="Reinhard Janning" w:date="2014-04-22T12:30:00Z"/>
              <w:color w:val="FF0000"/>
              <w:lang w:val="de-DE"/>
            </w:rPr>
          </w:rPrChange>
        </w:rPr>
      </w:pPr>
      <w:ins w:id="428" w:author="Reinhard Janning" w:date="2014-04-22T12:30:00Z">
        <w:r w:rsidRPr="00EA2ABC">
          <w:rPr>
            <w:lang w:val="de-DE"/>
            <w:rPrChange w:id="429" w:author="Reinhard Janning" w:date="2014-04-22T12:46:00Z">
              <w:rPr>
                <w:color w:val="FF0000"/>
                <w:lang w:val="de-DE"/>
              </w:rPr>
            </w:rPrChange>
          </w:rPr>
          <w:t>DG: 1x Jahresumsatz</w:t>
        </w:r>
      </w:ins>
      <w:ins w:id="430" w:author="Reinhard Janning" w:date="2014-04-22T12:44:00Z">
        <w:r w:rsidR="00CF5C9D" w:rsidRPr="00EA2ABC">
          <w:rPr>
            <w:lang w:val="de-DE"/>
            <w:rPrChange w:id="431" w:author="Reinhard Janning" w:date="2014-04-22T12:46:00Z">
              <w:rPr>
                <w:color w:val="FF0000"/>
                <w:lang w:val="de-DE"/>
              </w:rPr>
            </w:rPrChange>
          </w:rPr>
          <w:t xml:space="preserve"> 2013 </w:t>
        </w:r>
      </w:ins>
      <w:ins w:id="432" w:author="Reinhard Janning" w:date="2014-04-22T12:30:00Z">
        <w:r w:rsidRPr="00EA2ABC">
          <w:rPr>
            <w:lang w:val="de-DE"/>
            <w:rPrChange w:id="433" w:author="Reinhard Janning" w:date="2014-04-22T12:46:00Z">
              <w:rPr>
                <w:color w:val="FF0000"/>
                <w:lang w:val="de-DE"/>
              </w:rPr>
            </w:rPrChange>
          </w:rPr>
          <w:t>= 4.000.000 EUR</w:t>
        </w:r>
      </w:ins>
    </w:p>
    <w:p w14:paraId="71B95F5C" w14:textId="768608E4" w:rsidR="00F16AFD" w:rsidRDefault="00F16AFD">
      <w:pPr>
        <w:rPr>
          <w:ins w:id="434" w:author="Reinhard Janning" w:date="2014-04-22T12:58:00Z"/>
          <w:lang w:val="de-DE"/>
        </w:rPr>
      </w:pPr>
      <w:ins w:id="435" w:author="Reinhard Janning" w:date="2014-04-22T12:30:00Z">
        <w:r w:rsidRPr="00EA2ABC">
          <w:rPr>
            <w:lang w:val="de-DE"/>
            <w:rPrChange w:id="436" w:author="Reinhard Janning" w:date="2014-04-22T12:46:00Z">
              <w:rPr>
                <w:color w:val="FF0000"/>
                <w:lang w:val="de-DE"/>
              </w:rPr>
            </w:rPrChange>
          </w:rPr>
          <w:t>Total: 25.000</w:t>
        </w:r>
      </w:ins>
      <w:ins w:id="437" w:author="Reinhard Janning" w:date="2014-04-22T12:34:00Z">
        <w:r w:rsidR="005509CB" w:rsidRPr="00EA2ABC">
          <w:rPr>
            <w:lang w:val="de-DE"/>
            <w:rPrChange w:id="438" w:author="Reinhard Janning" w:date="2014-04-22T12:46:00Z">
              <w:rPr>
                <w:color w:val="FF0000"/>
                <w:lang w:val="de-DE"/>
              </w:rPr>
            </w:rPrChange>
          </w:rPr>
          <w:t>.000</w:t>
        </w:r>
      </w:ins>
      <w:ins w:id="439" w:author="Reinhard Janning" w:date="2014-04-22T12:30:00Z">
        <w:r w:rsidRPr="00EA2ABC">
          <w:rPr>
            <w:lang w:val="de-DE"/>
            <w:rPrChange w:id="440" w:author="Reinhard Janning" w:date="2014-04-22T12:46:00Z">
              <w:rPr>
                <w:color w:val="FF0000"/>
                <w:lang w:val="de-DE"/>
              </w:rPr>
            </w:rPrChange>
          </w:rPr>
          <w:t xml:space="preserve"> EUR</w:t>
        </w:r>
      </w:ins>
    </w:p>
    <w:p w14:paraId="2A417D0A" w14:textId="77777777" w:rsidR="00AC1879" w:rsidRDefault="00AC1879">
      <w:pPr>
        <w:rPr>
          <w:ins w:id="441" w:author="Reinhard Janning" w:date="2014-04-22T12:58:00Z"/>
          <w:lang w:val="de-DE"/>
        </w:rPr>
      </w:pPr>
    </w:p>
    <w:p w14:paraId="2D66C3AC" w14:textId="635CA929" w:rsidR="00AC1879" w:rsidRPr="00EA2ABC" w:rsidRDefault="00AC1879">
      <w:pPr>
        <w:rPr>
          <w:ins w:id="442" w:author="Reinhard Janning" w:date="2014-04-22T12:30:00Z"/>
          <w:lang w:val="de-DE"/>
          <w:rPrChange w:id="443" w:author="Reinhard Janning" w:date="2014-04-22T12:46:00Z">
            <w:rPr>
              <w:ins w:id="444" w:author="Reinhard Janning" w:date="2014-04-22T12:30:00Z"/>
              <w:color w:val="FF0000"/>
              <w:lang w:val="de-DE"/>
            </w:rPr>
          </w:rPrChange>
        </w:rPr>
      </w:pPr>
      <w:ins w:id="445" w:author="Reinhard Janning" w:date="2014-04-22T12:58:00Z">
        <w:r>
          <w:rPr>
            <w:lang w:val="de-DE"/>
          </w:rPr>
          <w:t xml:space="preserve">Somit ist von einer Bewertung </w:t>
        </w:r>
      </w:ins>
      <w:ins w:id="446" w:author="Reinhard Janning" w:date="2014-04-22T12:59:00Z">
        <w:r>
          <w:rPr>
            <w:lang w:val="de-DE"/>
          </w:rPr>
          <w:t xml:space="preserve">von 4 Mio. EUR für die DG-Gruppe auszugehen. Der Kaufpreis beträgt gem. Angebot 3.825.000 EUR wobei der </w:t>
        </w:r>
        <w:r w:rsidRPr="00693321">
          <w:rPr>
            <w:lang w:val="de-DE"/>
          </w:rPr>
          <w:t xml:space="preserve">Abschlag </w:t>
        </w:r>
        <w:proofErr w:type="spellStart"/>
        <w:r>
          <w:rPr>
            <w:lang w:val="de-DE"/>
          </w:rPr>
          <w:t>iHv</w:t>
        </w:r>
        <w:proofErr w:type="spellEnd"/>
        <w:r>
          <w:rPr>
            <w:lang w:val="de-DE"/>
          </w:rPr>
          <w:t xml:space="preserve"> </w:t>
        </w:r>
        <w:r w:rsidRPr="00693321">
          <w:rPr>
            <w:lang w:val="de-DE"/>
          </w:rPr>
          <w:t>175.000 EUR</w:t>
        </w:r>
        <w:r>
          <w:rPr>
            <w:lang w:val="de-DE"/>
          </w:rPr>
          <w:t xml:space="preserve"> (</w:t>
        </w:r>
        <w:r w:rsidRPr="00693321">
          <w:rPr>
            <w:lang w:val="de-DE"/>
          </w:rPr>
          <w:t>4,3%</w:t>
        </w:r>
      </w:ins>
      <w:ins w:id="447" w:author="Reinhard Janning" w:date="2014-04-22T13:00:00Z">
        <w:r>
          <w:rPr>
            <w:lang w:val="de-DE"/>
          </w:rPr>
          <w:t xml:space="preserve"> des KP</w:t>
        </w:r>
      </w:ins>
      <w:ins w:id="448" w:author="Reinhard Janning" w:date="2014-04-22T12:59:00Z">
        <w:r>
          <w:rPr>
            <w:lang w:val="de-DE"/>
          </w:rPr>
          <w:t>)</w:t>
        </w:r>
        <w:r w:rsidRPr="00693321">
          <w:rPr>
            <w:lang w:val="de-DE"/>
          </w:rPr>
          <w:t xml:space="preserve"> </w:t>
        </w:r>
      </w:ins>
      <w:ins w:id="449" w:author="Reinhard Janning" w:date="2014-04-22T13:00:00Z">
        <w:r>
          <w:rPr>
            <w:lang w:val="de-DE"/>
          </w:rPr>
          <w:t>erfolgt, da ein Teil des Kaufpreises als Barauszahlung erfolgt.</w:t>
        </w:r>
      </w:ins>
    </w:p>
    <w:p w14:paraId="2F7A0C6F" w14:textId="77777777" w:rsidR="00F16AFD" w:rsidRPr="00EA2ABC" w:rsidRDefault="00F16AFD">
      <w:pPr>
        <w:rPr>
          <w:ins w:id="450" w:author="Reinhard Janning" w:date="2014-04-22T12:30:00Z"/>
          <w:lang w:val="de-DE"/>
          <w:rPrChange w:id="451" w:author="Reinhard Janning" w:date="2014-04-22T12:46:00Z">
            <w:rPr>
              <w:ins w:id="452" w:author="Reinhard Janning" w:date="2014-04-22T12:30:00Z"/>
              <w:color w:val="FF0000"/>
              <w:lang w:val="de-DE"/>
            </w:rPr>
          </w:rPrChange>
        </w:rPr>
      </w:pPr>
    </w:p>
    <w:p w14:paraId="21A306A7" w14:textId="0F510B59" w:rsidR="00CF5C9D" w:rsidRPr="00EA2ABC" w:rsidRDefault="00D1494D">
      <w:pPr>
        <w:rPr>
          <w:ins w:id="453" w:author="Reinhard Janning" w:date="2014-04-22T12:43:00Z"/>
          <w:lang w:val="de-DE"/>
          <w:rPrChange w:id="454" w:author="Reinhard Janning" w:date="2014-04-22T12:46:00Z">
            <w:rPr>
              <w:ins w:id="455" w:author="Reinhard Janning" w:date="2014-04-22T12:43:00Z"/>
              <w:color w:val="FF0000"/>
              <w:lang w:val="de-DE"/>
            </w:rPr>
          </w:rPrChange>
        </w:rPr>
      </w:pPr>
      <w:ins w:id="456" w:author="Reinhard Janning" w:date="2014-04-22T13:00:00Z">
        <w:r>
          <w:rPr>
            <w:lang w:val="de-DE"/>
          </w:rPr>
          <w:lastRenderedPageBreak/>
          <w:t>Beide Parteien sind sich einig, dass d</w:t>
        </w:r>
      </w:ins>
      <w:ins w:id="457" w:author="Reinhard Janning" w:date="2014-04-22T12:43:00Z">
        <w:r w:rsidR="00CF5C9D" w:rsidRPr="00EA2ABC">
          <w:rPr>
            <w:lang w:val="de-DE"/>
          </w:rPr>
          <w:t xml:space="preserve">ie o.g. Bewertung </w:t>
        </w:r>
      </w:ins>
      <w:ins w:id="458" w:author="Reinhard Janning" w:date="2014-04-22T13:01:00Z">
        <w:r>
          <w:rPr>
            <w:lang w:val="de-DE"/>
          </w:rPr>
          <w:t xml:space="preserve">außerdem </w:t>
        </w:r>
      </w:ins>
      <w:ins w:id="459" w:author="Reinhard Janning" w:date="2014-04-22T12:43:00Z">
        <w:r w:rsidR="00CF5C9D" w:rsidRPr="00EA2ABC">
          <w:rPr>
            <w:lang w:val="de-DE"/>
          </w:rPr>
          <w:t>auf einer Umsatzerreichung von 5.600.000 EUR für 2014 oder einem EBIT in Höhe von 560.000 EUR</w:t>
        </w:r>
      </w:ins>
      <w:ins w:id="460" w:author="Reinhard Janning" w:date="2014-04-22T13:01:00Z">
        <w:r>
          <w:rPr>
            <w:lang w:val="de-DE"/>
          </w:rPr>
          <w:t xml:space="preserve"> </w:t>
        </w:r>
        <w:r w:rsidRPr="00693321">
          <w:rPr>
            <w:lang w:val="de-DE"/>
          </w:rPr>
          <w:t>basiert</w:t>
        </w:r>
      </w:ins>
      <w:ins w:id="461" w:author="Reinhard Janning" w:date="2014-04-22T12:43:00Z">
        <w:r w:rsidR="00CF5C9D" w:rsidRPr="00EA2ABC">
          <w:rPr>
            <w:lang w:val="de-DE"/>
          </w:rPr>
          <w:t>.</w:t>
        </w:r>
      </w:ins>
      <w:ins w:id="462" w:author="Reinhard Janning" w:date="2014-04-22T13:01:00Z">
        <w:r>
          <w:rPr>
            <w:lang w:val="de-DE"/>
          </w:rPr>
          <w:t xml:space="preserve"> Aus diesem Grund bieten Erwin und Reinhard folgendes </w:t>
        </w:r>
        <w:proofErr w:type="spellStart"/>
        <w:r>
          <w:rPr>
            <w:lang w:val="de-DE"/>
          </w:rPr>
          <w:t>Earn</w:t>
        </w:r>
        <w:proofErr w:type="spellEnd"/>
        <w:r>
          <w:rPr>
            <w:lang w:val="de-DE"/>
          </w:rPr>
          <w:t>-Out-Model an:</w:t>
        </w:r>
      </w:ins>
    </w:p>
    <w:p w14:paraId="4DB9DD76" w14:textId="7E8F0F9B" w:rsidR="001A3E50" w:rsidRPr="00EA2ABC" w:rsidRDefault="00CF5C9D">
      <w:pPr>
        <w:rPr>
          <w:ins w:id="463" w:author="Reinhard Janning" w:date="2014-04-22T12:43:00Z"/>
          <w:b/>
          <w:lang w:val="de-DE"/>
          <w:rPrChange w:id="464" w:author="Reinhard Janning" w:date="2014-04-22T12:46:00Z">
            <w:rPr>
              <w:ins w:id="465" w:author="Reinhard Janning" w:date="2014-04-22T12:43:00Z"/>
              <w:color w:val="FF0000"/>
              <w:lang w:val="de-DE"/>
            </w:rPr>
          </w:rPrChange>
        </w:rPr>
      </w:pPr>
      <w:ins w:id="466" w:author="Reinhard Janning" w:date="2014-04-22T12:45:00Z">
        <w:r w:rsidRPr="00EA2ABC">
          <w:rPr>
            <w:b/>
            <w:lang w:val="de-DE"/>
            <w:rPrChange w:id="467" w:author="Reinhard Janning" w:date="2014-04-22T12:46:00Z">
              <w:rPr>
                <w:b/>
                <w:color w:val="FF0000"/>
                <w:lang w:val="de-DE"/>
              </w:rPr>
            </w:rPrChange>
          </w:rPr>
          <w:t xml:space="preserve">Szenario 1 - </w:t>
        </w:r>
      </w:ins>
      <w:ins w:id="468" w:author="Reinhard Janning" w:date="2014-04-22T12:43:00Z">
        <w:r w:rsidR="001A3E50" w:rsidRPr="00EA2ABC">
          <w:rPr>
            <w:b/>
            <w:lang w:val="de-DE"/>
            <w:rPrChange w:id="469" w:author="Reinhard Janning" w:date="2014-04-22T12:46:00Z">
              <w:rPr>
                <w:color w:val="FF0000"/>
                <w:lang w:val="de-DE"/>
              </w:rPr>
            </w:rPrChange>
          </w:rPr>
          <w:t>Kaufpreis bei Zielerreichung</w:t>
        </w:r>
      </w:ins>
      <w:ins w:id="470" w:author="Reinhard Janning" w:date="2014-04-22T13:02:00Z">
        <w:r w:rsidR="00D1494D" w:rsidRPr="00D1494D">
          <w:rPr>
            <w:lang w:val="de-DE"/>
          </w:rPr>
          <w:t xml:space="preserve"> </w:t>
        </w:r>
        <w:r w:rsidR="00D1494D" w:rsidRPr="00693321">
          <w:rPr>
            <w:lang w:val="de-DE"/>
          </w:rPr>
          <w:t xml:space="preserve">von </w:t>
        </w:r>
      </w:ins>
      <w:ins w:id="471" w:author="Reinhard Janning" w:date="2014-04-23T15:12:00Z">
        <w:r w:rsidR="009C7615">
          <w:rPr>
            <w:lang w:val="de-DE"/>
          </w:rPr>
          <w:t xml:space="preserve">mindestens </w:t>
        </w:r>
      </w:ins>
      <w:ins w:id="472" w:author="Reinhard Janning" w:date="2014-04-22T13:02:00Z">
        <w:r w:rsidR="00D1494D" w:rsidRPr="00693321">
          <w:rPr>
            <w:lang w:val="de-DE"/>
          </w:rPr>
          <w:t xml:space="preserve">5.600.000 EUR </w:t>
        </w:r>
        <w:r w:rsidR="00D1494D" w:rsidRPr="009C7615">
          <w:rPr>
            <w:b/>
            <w:u w:val="double"/>
            <w:lang w:val="de-DE"/>
            <w:rPrChange w:id="473" w:author="Reinhard Janning" w:date="2014-04-23T15:13:00Z">
              <w:rPr>
                <w:lang w:val="de-DE"/>
              </w:rPr>
            </w:rPrChange>
          </w:rPr>
          <w:t>oder</w:t>
        </w:r>
        <w:r w:rsidR="00D1494D" w:rsidRPr="00693321">
          <w:rPr>
            <w:lang w:val="de-DE"/>
          </w:rPr>
          <w:t xml:space="preserve"> einem EBIT in Höhe von </w:t>
        </w:r>
      </w:ins>
      <w:ins w:id="474" w:author="Reinhard Janning" w:date="2014-04-23T15:12:00Z">
        <w:r w:rsidR="009C7615">
          <w:rPr>
            <w:lang w:val="de-DE"/>
          </w:rPr>
          <w:t xml:space="preserve">mindestens </w:t>
        </w:r>
      </w:ins>
      <w:ins w:id="475" w:author="Reinhard Janning" w:date="2014-04-22T13:02:00Z">
        <w:r w:rsidR="00D1494D" w:rsidRPr="00693321">
          <w:rPr>
            <w:lang w:val="de-DE"/>
          </w:rPr>
          <w:t>560.000 EUR</w:t>
        </w:r>
      </w:ins>
      <w:ins w:id="476" w:author="Reinhard Janning" w:date="2014-04-22T13:01:00Z">
        <w:r w:rsidR="00D1494D">
          <w:rPr>
            <w:b/>
            <w:lang w:val="de-DE"/>
          </w:rPr>
          <w:t xml:space="preserve"> </w:t>
        </w:r>
      </w:ins>
      <w:ins w:id="477" w:author="Reinhard Janning" w:date="2014-04-22T13:02:00Z">
        <w:r w:rsidR="00D1494D">
          <w:rPr>
            <w:lang w:val="de-DE"/>
          </w:rPr>
          <w:t>in</w:t>
        </w:r>
        <w:r w:rsidR="00D1494D" w:rsidRPr="00693321">
          <w:rPr>
            <w:lang w:val="de-DE"/>
          </w:rPr>
          <w:t xml:space="preserve"> 2014</w:t>
        </w:r>
        <w:r w:rsidR="00D1494D">
          <w:rPr>
            <w:lang w:val="de-DE"/>
          </w:rPr>
          <w:t>:</w:t>
        </w:r>
      </w:ins>
    </w:p>
    <w:p w14:paraId="6B5F0FA9" w14:textId="0263E7A2" w:rsidR="00A47C72" w:rsidRPr="00EA2ABC" w:rsidDel="001A3E50" w:rsidRDefault="00A47C72">
      <w:pPr>
        <w:rPr>
          <w:del w:id="478" w:author="Reinhard Janning" w:date="2014-04-22T12:43:00Z"/>
          <w:lang w:val="de-DE"/>
          <w:rPrChange w:id="479" w:author="Reinhard Janning" w:date="2014-04-22T12:46:00Z">
            <w:rPr>
              <w:del w:id="480" w:author="Reinhard Janning" w:date="2014-04-22T12:43:00Z"/>
              <w:color w:val="FF0000"/>
              <w:lang w:val="de-DE"/>
            </w:rPr>
          </w:rPrChange>
        </w:rPr>
      </w:pPr>
      <w:del w:id="481" w:author="Reinhard Janning" w:date="2014-04-22T12:43:00Z">
        <w:r w:rsidRPr="00EA2ABC" w:rsidDel="001A3E50">
          <w:rPr>
            <w:lang w:val="de-DE"/>
            <w:rPrChange w:id="482" w:author="Reinhard Janning" w:date="2014-04-22T12:46:00Z">
              <w:rPr>
                <w:color w:val="FF0000"/>
                <w:lang w:val="de-DE"/>
              </w:rPr>
            </w:rPrChange>
          </w:rPr>
          <w:delText>Erwin und Reinhard überarbeiten nochmals die Planung 2014 auf Basis des Q1 und der AEs Q2, so dass eine verlässliche Zahlenbasis bzgl. Umsatz und EBIT gegeben ist. Darauf aufbauend machen Reinhard und Erwin einen Vorschlag für einen EarnOut – in beide Richtungen.</w:delText>
        </w:r>
      </w:del>
    </w:p>
    <w:p w14:paraId="6433297D" w14:textId="77777777" w:rsidR="00C15C0F" w:rsidRPr="00EA2ABC" w:rsidRDefault="00C15C0F">
      <w:pPr>
        <w:rPr>
          <w:ins w:id="483" w:author="Reinhard Janning" w:date="2014-04-22T12:28:00Z"/>
          <w:lang w:val="de-DE"/>
        </w:rPr>
      </w:pPr>
    </w:p>
    <w:tbl>
      <w:tblPr>
        <w:tblStyle w:val="Tabellenraster"/>
        <w:tblW w:w="0" w:type="auto"/>
        <w:tblLook w:val="04A0" w:firstRow="1" w:lastRow="0" w:firstColumn="1" w:lastColumn="0" w:noHBand="0" w:noVBand="1"/>
        <w:tblPrChange w:id="484" w:author="Reinhard Janning" w:date="2014-04-22T13:08:00Z">
          <w:tblPr>
            <w:tblStyle w:val="Tabellenraster"/>
            <w:tblW w:w="0" w:type="auto"/>
            <w:tblLook w:val="04A0" w:firstRow="1" w:lastRow="0" w:firstColumn="1" w:lastColumn="0" w:noHBand="0" w:noVBand="1"/>
          </w:tblPr>
        </w:tblPrChange>
      </w:tblPr>
      <w:tblGrid>
        <w:gridCol w:w="2019"/>
        <w:gridCol w:w="2454"/>
        <w:gridCol w:w="2095"/>
        <w:gridCol w:w="2714"/>
        <w:tblGridChange w:id="485">
          <w:tblGrid>
            <w:gridCol w:w="1242"/>
            <w:gridCol w:w="777"/>
            <w:gridCol w:w="2065"/>
            <w:gridCol w:w="2053"/>
            <w:gridCol w:w="3069"/>
            <w:gridCol w:w="76"/>
          </w:tblGrid>
        </w:tblGridChange>
      </w:tblGrid>
      <w:tr w:rsidR="00C15C0F" w:rsidRPr="009C0626" w14:paraId="05EC20F9" w14:textId="77777777" w:rsidTr="009C0626">
        <w:trPr>
          <w:ins w:id="486" w:author="Reinhard Janning" w:date="2014-04-22T12:28:00Z"/>
          <w:trPrChange w:id="487" w:author="Reinhard Janning" w:date="2014-04-22T13:08:00Z">
            <w:trPr>
              <w:gridAfter w:val="0"/>
            </w:trPr>
          </w:trPrChange>
        </w:trPr>
        <w:tc>
          <w:tcPr>
            <w:tcW w:w="1242" w:type="dxa"/>
            <w:shd w:val="clear" w:color="auto" w:fill="D9D9D9" w:themeFill="background1" w:themeFillShade="D9"/>
            <w:tcPrChange w:id="488" w:author="Reinhard Janning" w:date="2014-04-22T13:08:00Z">
              <w:tcPr>
                <w:tcW w:w="1242" w:type="dxa"/>
              </w:tcPr>
            </w:tcPrChange>
          </w:tcPr>
          <w:p w14:paraId="7D7DECBB" w14:textId="77777777" w:rsidR="00C15C0F" w:rsidRPr="009C0626" w:rsidRDefault="00C15C0F">
            <w:pPr>
              <w:pBdr>
                <w:bottom w:val="single" w:sz="4" w:space="4" w:color="4F81BD" w:themeColor="accent1"/>
              </w:pBdr>
              <w:spacing w:before="200" w:after="280"/>
              <w:ind w:left="936" w:right="936"/>
              <w:rPr>
                <w:ins w:id="489" w:author="Reinhard Janning" w:date="2014-04-22T12:28:00Z"/>
                <w:b/>
                <w:lang w:val="de-DE"/>
                <w:rPrChange w:id="490" w:author="Reinhard Janning" w:date="2014-04-22T13:08:00Z">
                  <w:rPr>
                    <w:ins w:id="491" w:author="Reinhard Janning" w:date="2014-04-22T12:28:00Z"/>
                    <w:b/>
                    <w:bCs/>
                    <w:i/>
                    <w:iCs/>
                    <w:color w:val="008000"/>
                    <w:lang w:val="de-DE"/>
                  </w:rPr>
                </w:rPrChange>
              </w:rPr>
            </w:pPr>
          </w:p>
        </w:tc>
        <w:tc>
          <w:tcPr>
            <w:tcW w:w="4895" w:type="dxa"/>
            <w:gridSpan w:val="2"/>
            <w:shd w:val="clear" w:color="auto" w:fill="D9D9D9" w:themeFill="background1" w:themeFillShade="D9"/>
            <w:tcPrChange w:id="492" w:author="Reinhard Janning" w:date="2014-04-22T13:08:00Z">
              <w:tcPr>
                <w:tcW w:w="4895" w:type="dxa"/>
                <w:gridSpan w:val="3"/>
              </w:tcPr>
            </w:tcPrChange>
          </w:tcPr>
          <w:p w14:paraId="62EFB758" w14:textId="3FDD0E6C" w:rsidR="00C15C0F" w:rsidRPr="009C0626" w:rsidRDefault="00C15C0F">
            <w:pPr>
              <w:jc w:val="center"/>
              <w:rPr>
                <w:ins w:id="493" w:author="Reinhard Janning" w:date="2014-04-22T12:28:00Z"/>
                <w:b/>
                <w:lang w:val="de-DE"/>
                <w:rPrChange w:id="494" w:author="Reinhard Janning" w:date="2014-04-22T13:08:00Z">
                  <w:rPr>
                    <w:ins w:id="495" w:author="Reinhard Janning" w:date="2014-04-22T12:28:00Z"/>
                    <w:lang w:val="de-DE"/>
                  </w:rPr>
                </w:rPrChange>
              </w:rPr>
              <w:pPrChange w:id="496" w:author="Reinhard Janning" w:date="2014-04-23T11:53:00Z">
                <w:pPr/>
              </w:pPrChange>
            </w:pPr>
            <w:ins w:id="497" w:author="Reinhard Janning" w:date="2014-04-22T12:28:00Z">
              <w:r w:rsidRPr="009C0626">
                <w:rPr>
                  <w:b/>
                  <w:lang w:val="de-DE"/>
                  <w:rPrChange w:id="498" w:author="Reinhard Janning" w:date="2014-04-22T13:08:00Z">
                    <w:rPr>
                      <w:lang w:val="de-DE"/>
                    </w:rPr>
                  </w:rPrChange>
                </w:rPr>
                <w:t>Shares</w:t>
              </w:r>
            </w:ins>
          </w:p>
        </w:tc>
        <w:tc>
          <w:tcPr>
            <w:tcW w:w="3069" w:type="dxa"/>
            <w:shd w:val="clear" w:color="auto" w:fill="D9D9D9" w:themeFill="background1" w:themeFillShade="D9"/>
            <w:tcPrChange w:id="499" w:author="Reinhard Janning" w:date="2014-04-22T13:08:00Z">
              <w:tcPr>
                <w:tcW w:w="3069" w:type="dxa"/>
              </w:tcPr>
            </w:tcPrChange>
          </w:tcPr>
          <w:p w14:paraId="21599D16" w14:textId="1E7F2824" w:rsidR="00C15C0F" w:rsidRPr="009C0626" w:rsidRDefault="00C15C0F">
            <w:pPr>
              <w:jc w:val="center"/>
              <w:rPr>
                <w:ins w:id="500" w:author="Reinhard Janning" w:date="2014-04-22T12:28:00Z"/>
                <w:b/>
                <w:lang w:val="de-DE"/>
                <w:rPrChange w:id="501" w:author="Reinhard Janning" w:date="2014-04-22T13:08:00Z">
                  <w:rPr>
                    <w:ins w:id="502" w:author="Reinhard Janning" w:date="2014-04-22T12:28:00Z"/>
                    <w:i/>
                    <w:iCs/>
                    <w:color w:val="404040" w:themeColor="text1" w:themeTint="BF"/>
                    <w:lang w:val="de-DE"/>
                  </w:rPr>
                </w:rPrChange>
              </w:rPr>
              <w:pPrChange w:id="503" w:author="Reinhard Janning" w:date="2014-04-23T11:53:00Z">
                <w:pPr>
                  <w:keepNext/>
                  <w:keepLines/>
                  <w:spacing w:before="200"/>
                  <w:outlineLvl w:val="8"/>
                </w:pPr>
              </w:pPrChange>
            </w:pPr>
            <w:ins w:id="504" w:author="Reinhard Janning" w:date="2014-04-22T12:28:00Z">
              <w:r w:rsidRPr="009C0626">
                <w:rPr>
                  <w:b/>
                  <w:lang w:val="de-DE"/>
                  <w:rPrChange w:id="505" w:author="Reinhard Janning" w:date="2014-04-22T13:08:00Z">
                    <w:rPr>
                      <w:lang w:val="de-DE"/>
                    </w:rPr>
                  </w:rPrChange>
                </w:rPr>
                <w:t>Cash</w:t>
              </w:r>
            </w:ins>
          </w:p>
        </w:tc>
      </w:tr>
      <w:tr w:rsidR="00C15C0F" w:rsidRPr="00EA2ABC" w14:paraId="6FE29A53" w14:textId="77777777" w:rsidTr="009C0626">
        <w:trPr>
          <w:ins w:id="506" w:author="Reinhard Janning" w:date="2014-04-22T12:28:00Z"/>
          <w:trPrChange w:id="507" w:author="Reinhard Janning" w:date="2014-04-22T13:07:00Z">
            <w:trPr>
              <w:gridAfter w:val="0"/>
            </w:trPr>
          </w:trPrChange>
        </w:trPr>
        <w:tc>
          <w:tcPr>
            <w:tcW w:w="1242" w:type="dxa"/>
            <w:shd w:val="clear" w:color="auto" w:fill="FBD4B4" w:themeFill="accent6" w:themeFillTint="66"/>
            <w:tcPrChange w:id="508" w:author="Reinhard Janning" w:date="2014-04-22T13:07:00Z">
              <w:tcPr>
                <w:tcW w:w="1242" w:type="dxa"/>
              </w:tcPr>
            </w:tcPrChange>
          </w:tcPr>
          <w:p w14:paraId="4EB9AAFA" w14:textId="0F33BDEE" w:rsidR="00C15C0F" w:rsidRPr="00EA2ABC" w:rsidRDefault="00C15C0F">
            <w:pPr>
              <w:keepNext/>
              <w:keepLines/>
              <w:spacing w:before="200"/>
              <w:ind w:left="360"/>
              <w:outlineLvl w:val="8"/>
              <w:rPr>
                <w:ins w:id="509" w:author="Reinhard Janning" w:date="2014-04-22T12:28:00Z"/>
                <w:lang w:val="de-DE"/>
                <w:rPrChange w:id="510" w:author="Reinhard Janning" w:date="2014-04-22T12:46:00Z">
                  <w:rPr>
                    <w:ins w:id="511" w:author="Reinhard Janning" w:date="2014-04-22T12:28:00Z"/>
                    <w:i/>
                    <w:iCs/>
                    <w:color w:val="404040" w:themeColor="text1" w:themeTint="BF"/>
                    <w:lang w:val="de-DE"/>
                  </w:rPr>
                </w:rPrChange>
              </w:rPr>
              <w:pPrChange w:id="512" w:author="Reinhard Janning" w:date="2014-04-23T11:53:00Z">
                <w:pPr>
                  <w:keepNext/>
                  <w:keepLines/>
                  <w:numPr>
                    <w:ilvl w:val="5"/>
                    <w:numId w:val="6"/>
                  </w:numPr>
                  <w:spacing w:before="200"/>
                  <w:ind w:left="1512" w:hanging="1152"/>
                  <w:outlineLvl w:val="8"/>
                </w:pPr>
              </w:pPrChange>
            </w:pPr>
            <w:ins w:id="513" w:author="Reinhard Janning" w:date="2014-04-22T12:28:00Z">
              <w:r w:rsidRPr="00EA2ABC">
                <w:rPr>
                  <w:lang w:val="de-DE"/>
                </w:rPr>
                <w:t>Erwin</w:t>
              </w:r>
            </w:ins>
          </w:p>
        </w:tc>
        <w:tc>
          <w:tcPr>
            <w:tcW w:w="2842" w:type="dxa"/>
            <w:shd w:val="clear" w:color="auto" w:fill="FBD4B4" w:themeFill="accent6" w:themeFillTint="66"/>
            <w:tcPrChange w:id="514" w:author="Reinhard Janning" w:date="2014-04-22T13:07:00Z">
              <w:tcPr>
                <w:tcW w:w="2842" w:type="dxa"/>
                <w:gridSpan w:val="2"/>
              </w:tcPr>
            </w:tcPrChange>
          </w:tcPr>
          <w:p w14:paraId="43E10D57" w14:textId="4EAA9781" w:rsidR="00C15C0F" w:rsidRPr="00EA2ABC" w:rsidRDefault="00C15C0F">
            <w:pPr>
              <w:jc w:val="center"/>
              <w:rPr>
                <w:ins w:id="515" w:author="Reinhard Janning" w:date="2014-04-22T12:28:00Z"/>
                <w:lang w:val="de-DE"/>
                <w:rPrChange w:id="516" w:author="Reinhard Janning" w:date="2014-04-22T12:46:00Z">
                  <w:rPr>
                    <w:ins w:id="517" w:author="Reinhard Janning" w:date="2014-04-22T12:28:00Z"/>
                    <w:i/>
                    <w:iCs/>
                    <w:color w:val="404040" w:themeColor="text1" w:themeTint="BF"/>
                    <w:lang w:val="de-DE"/>
                  </w:rPr>
                </w:rPrChange>
              </w:rPr>
              <w:pPrChange w:id="518" w:author="Reinhard Janning" w:date="2014-04-23T11:53:00Z">
                <w:pPr>
                  <w:keepNext/>
                  <w:keepLines/>
                  <w:spacing w:before="200"/>
                  <w:outlineLvl w:val="8"/>
                </w:pPr>
              </w:pPrChange>
            </w:pPr>
            <w:ins w:id="519" w:author="Reinhard Janning" w:date="2014-04-22T12:28:00Z">
              <w:r w:rsidRPr="00EA2ABC">
                <w:rPr>
                  <w:lang w:val="de-DE"/>
                </w:rPr>
                <w:t>0</w:t>
              </w:r>
            </w:ins>
          </w:p>
        </w:tc>
        <w:tc>
          <w:tcPr>
            <w:tcW w:w="2053" w:type="dxa"/>
            <w:shd w:val="clear" w:color="auto" w:fill="FBD4B4" w:themeFill="accent6" w:themeFillTint="66"/>
            <w:tcPrChange w:id="520" w:author="Reinhard Janning" w:date="2014-04-22T13:07:00Z">
              <w:tcPr>
                <w:tcW w:w="2053" w:type="dxa"/>
              </w:tcPr>
            </w:tcPrChange>
          </w:tcPr>
          <w:p w14:paraId="118D1BFF" w14:textId="3F2A4095" w:rsidR="00C15C0F" w:rsidRPr="00EA2ABC" w:rsidRDefault="00F16AFD">
            <w:pPr>
              <w:keepNext/>
              <w:keepLines/>
              <w:spacing w:before="200"/>
              <w:ind w:left="360"/>
              <w:jc w:val="center"/>
              <w:outlineLvl w:val="8"/>
              <w:rPr>
                <w:ins w:id="521" w:author="Reinhard Janning" w:date="2014-04-22T12:28:00Z"/>
                <w:lang w:val="de-DE"/>
                <w:rPrChange w:id="522" w:author="Reinhard Janning" w:date="2014-04-22T12:46:00Z">
                  <w:rPr>
                    <w:ins w:id="523" w:author="Reinhard Janning" w:date="2014-04-22T12:28:00Z"/>
                    <w:i/>
                    <w:iCs/>
                    <w:color w:val="404040" w:themeColor="text1" w:themeTint="BF"/>
                    <w:lang w:val="de-DE"/>
                  </w:rPr>
                </w:rPrChange>
              </w:rPr>
              <w:pPrChange w:id="524" w:author="Reinhard Janning" w:date="2014-04-23T11:53:00Z">
                <w:pPr>
                  <w:keepNext/>
                  <w:keepLines/>
                  <w:numPr>
                    <w:ilvl w:val="5"/>
                    <w:numId w:val="6"/>
                  </w:numPr>
                  <w:spacing w:before="200"/>
                  <w:ind w:left="1512" w:hanging="1152"/>
                  <w:jc w:val="center"/>
                  <w:outlineLvl w:val="8"/>
                </w:pPr>
              </w:pPrChange>
            </w:pPr>
            <w:ins w:id="525" w:author="Reinhard Janning" w:date="2014-04-22T12:29:00Z">
              <w:r w:rsidRPr="00EA2ABC">
                <w:rPr>
                  <w:lang w:val="de-DE"/>
                </w:rPr>
                <w:t>0</w:t>
              </w:r>
            </w:ins>
          </w:p>
        </w:tc>
        <w:tc>
          <w:tcPr>
            <w:tcW w:w="3069" w:type="dxa"/>
            <w:shd w:val="clear" w:color="auto" w:fill="FBD4B4" w:themeFill="accent6" w:themeFillTint="66"/>
            <w:tcPrChange w:id="526" w:author="Reinhard Janning" w:date="2014-04-22T13:07:00Z">
              <w:tcPr>
                <w:tcW w:w="3069" w:type="dxa"/>
              </w:tcPr>
            </w:tcPrChange>
          </w:tcPr>
          <w:p w14:paraId="2BC99840" w14:textId="72BA2B29" w:rsidR="00C15C0F" w:rsidRPr="00EA2ABC" w:rsidRDefault="00C15C0F">
            <w:pPr>
              <w:jc w:val="center"/>
              <w:rPr>
                <w:ins w:id="527" w:author="Reinhard Janning" w:date="2014-04-22T12:28:00Z"/>
                <w:lang w:val="de-DE"/>
                <w:rPrChange w:id="528" w:author="Reinhard Janning" w:date="2014-04-22T12:46:00Z">
                  <w:rPr>
                    <w:ins w:id="529" w:author="Reinhard Janning" w:date="2014-04-22T12:28:00Z"/>
                    <w:i/>
                    <w:iCs/>
                    <w:color w:val="404040" w:themeColor="text1" w:themeTint="BF"/>
                    <w:lang w:val="de-DE"/>
                  </w:rPr>
                </w:rPrChange>
              </w:rPr>
              <w:pPrChange w:id="530" w:author="Reinhard Janning" w:date="2014-04-23T11:53:00Z">
                <w:pPr>
                  <w:keepNext/>
                  <w:keepLines/>
                  <w:spacing w:before="200"/>
                  <w:outlineLvl w:val="8"/>
                </w:pPr>
              </w:pPrChange>
            </w:pPr>
            <w:ins w:id="531" w:author="Reinhard Janning" w:date="2014-04-22T12:28:00Z">
              <w:r w:rsidRPr="00EA2ABC">
                <w:rPr>
                  <w:lang w:val="de-DE"/>
                </w:rPr>
                <w:t>1</w:t>
              </w:r>
            </w:ins>
            <w:ins w:id="532" w:author="Reinhard Janning" w:date="2014-04-22T12:29:00Z">
              <w:r w:rsidRPr="00EA2ABC">
                <w:rPr>
                  <w:lang w:val="de-DE"/>
                </w:rPr>
                <w:t>.</w:t>
              </w:r>
            </w:ins>
            <w:ins w:id="533" w:author="Reinhard Janning" w:date="2014-04-22T12:28:00Z">
              <w:r w:rsidRPr="00EA2ABC">
                <w:rPr>
                  <w:lang w:val="de-DE"/>
                </w:rPr>
                <w:t>400</w:t>
              </w:r>
            </w:ins>
            <w:ins w:id="534" w:author="Reinhard Janning" w:date="2014-04-22T12:29:00Z">
              <w:r w:rsidRPr="00EA2ABC">
                <w:rPr>
                  <w:lang w:val="de-DE"/>
                </w:rPr>
                <w:t>.</w:t>
              </w:r>
            </w:ins>
            <w:ins w:id="535" w:author="Reinhard Janning" w:date="2014-04-22T12:28:00Z">
              <w:r w:rsidRPr="00EA2ABC">
                <w:rPr>
                  <w:lang w:val="de-DE"/>
                </w:rPr>
                <w:t>000</w:t>
              </w:r>
            </w:ins>
            <w:ins w:id="536" w:author="Reinhard Janning" w:date="2014-04-23T15:15:00Z">
              <w:r w:rsidR="009C7615">
                <w:rPr>
                  <w:lang w:val="de-DE"/>
                </w:rPr>
                <w:t xml:space="preserve"> EUR</w:t>
              </w:r>
            </w:ins>
          </w:p>
        </w:tc>
      </w:tr>
      <w:tr w:rsidR="00C15C0F" w:rsidRPr="00EA2ABC" w14:paraId="554949AC" w14:textId="77777777" w:rsidTr="009C0626">
        <w:trPr>
          <w:ins w:id="537" w:author="Reinhard Janning" w:date="2014-04-22T12:28:00Z"/>
          <w:trPrChange w:id="538" w:author="Reinhard Janning" w:date="2014-04-22T13:08:00Z">
            <w:trPr>
              <w:gridAfter w:val="0"/>
            </w:trPr>
          </w:trPrChange>
        </w:trPr>
        <w:tc>
          <w:tcPr>
            <w:tcW w:w="1242" w:type="dxa"/>
            <w:shd w:val="clear" w:color="auto" w:fill="D6E3BC" w:themeFill="accent3" w:themeFillTint="66"/>
            <w:tcPrChange w:id="539" w:author="Reinhard Janning" w:date="2014-04-22T13:08:00Z">
              <w:tcPr>
                <w:tcW w:w="1242" w:type="dxa"/>
              </w:tcPr>
            </w:tcPrChange>
          </w:tcPr>
          <w:p w14:paraId="63476281" w14:textId="4F0A0690" w:rsidR="00C15C0F" w:rsidRPr="00EA2ABC" w:rsidRDefault="00C15C0F">
            <w:pPr>
              <w:keepNext/>
              <w:keepLines/>
              <w:spacing w:before="200"/>
              <w:ind w:left="360"/>
              <w:outlineLvl w:val="8"/>
              <w:rPr>
                <w:ins w:id="540" w:author="Reinhard Janning" w:date="2014-04-22T12:28:00Z"/>
                <w:lang w:val="de-DE"/>
                <w:rPrChange w:id="541" w:author="Reinhard Janning" w:date="2014-04-22T12:46:00Z">
                  <w:rPr>
                    <w:ins w:id="542" w:author="Reinhard Janning" w:date="2014-04-22T12:28:00Z"/>
                    <w:i/>
                    <w:iCs/>
                    <w:color w:val="404040" w:themeColor="text1" w:themeTint="BF"/>
                    <w:lang w:val="de-DE"/>
                  </w:rPr>
                </w:rPrChange>
              </w:rPr>
              <w:pPrChange w:id="543" w:author="Reinhard Janning" w:date="2014-04-23T11:53:00Z">
                <w:pPr>
                  <w:keepNext/>
                  <w:keepLines/>
                  <w:numPr>
                    <w:ilvl w:val="5"/>
                    <w:numId w:val="6"/>
                  </w:numPr>
                  <w:spacing w:before="200"/>
                  <w:ind w:left="1512" w:hanging="1152"/>
                  <w:outlineLvl w:val="8"/>
                </w:pPr>
              </w:pPrChange>
            </w:pPr>
            <w:ins w:id="544" w:author="Reinhard Janning" w:date="2014-04-22T12:28:00Z">
              <w:r w:rsidRPr="00EA2ABC">
                <w:rPr>
                  <w:lang w:val="de-DE"/>
                </w:rPr>
                <w:t>Reinhard</w:t>
              </w:r>
            </w:ins>
          </w:p>
        </w:tc>
        <w:tc>
          <w:tcPr>
            <w:tcW w:w="2842" w:type="dxa"/>
            <w:shd w:val="clear" w:color="auto" w:fill="D6E3BC" w:themeFill="accent3" w:themeFillTint="66"/>
            <w:tcPrChange w:id="545" w:author="Reinhard Janning" w:date="2014-04-22T13:08:00Z">
              <w:tcPr>
                <w:tcW w:w="2842" w:type="dxa"/>
                <w:gridSpan w:val="2"/>
              </w:tcPr>
            </w:tcPrChange>
          </w:tcPr>
          <w:p w14:paraId="449ACE8C" w14:textId="01831DDD" w:rsidR="00C15C0F" w:rsidRPr="00EA2ABC" w:rsidRDefault="00C15C0F">
            <w:pPr>
              <w:jc w:val="center"/>
              <w:rPr>
                <w:ins w:id="546" w:author="Reinhard Janning" w:date="2014-04-22T12:28:00Z"/>
                <w:lang w:val="de-DE"/>
                <w:rPrChange w:id="547" w:author="Reinhard Janning" w:date="2014-04-22T12:46:00Z">
                  <w:rPr>
                    <w:ins w:id="548" w:author="Reinhard Janning" w:date="2014-04-22T12:28:00Z"/>
                    <w:i/>
                    <w:iCs/>
                    <w:color w:val="404040" w:themeColor="text1" w:themeTint="BF"/>
                    <w:lang w:val="de-DE"/>
                  </w:rPr>
                </w:rPrChange>
              </w:rPr>
              <w:pPrChange w:id="549" w:author="Reinhard Janning" w:date="2014-04-23T11:53:00Z">
                <w:pPr>
                  <w:keepNext/>
                  <w:keepLines/>
                  <w:spacing w:before="200"/>
                  <w:outlineLvl w:val="8"/>
                </w:pPr>
              </w:pPrChange>
            </w:pPr>
            <w:ins w:id="550" w:author="Reinhard Janning" w:date="2014-04-22T12:28:00Z">
              <w:r w:rsidRPr="00EA2ABC">
                <w:rPr>
                  <w:lang w:val="de-DE"/>
                </w:rPr>
                <w:t>6,5%</w:t>
              </w:r>
            </w:ins>
          </w:p>
        </w:tc>
        <w:tc>
          <w:tcPr>
            <w:tcW w:w="2053" w:type="dxa"/>
            <w:shd w:val="clear" w:color="auto" w:fill="D6E3BC" w:themeFill="accent3" w:themeFillTint="66"/>
            <w:tcPrChange w:id="551" w:author="Reinhard Janning" w:date="2014-04-22T13:08:00Z">
              <w:tcPr>
                <w:tcW w:w="2053" w:type="dxa"/>
              </w:tcPr>
            </w:tcPrChange>
          </w:tcPr>
          <w:p w14:paraId="637E569B" w14:textId="71C6A614" w:rsidR="00C15C0F" w:rsidRPr="00EA2ABC" w:rsidRDefault="00F16AFD">
            <w:pPr>
              <w:keepNext/>
              <w:keepLines/>
              <w:spacing w:before="200"/>
              <w:ind w:left="360"/>
              <w:jc w:val="center"/>
              <w:outlineLvl w:val="8"/>
              <w:rPr>
                <w:ins w:id="552" w:author="Reinhard Janning" w:date="2014-04-22T12:28:00Z"/>
                <w:lang w:val="de-DE"/>
                <w:rPrChange w:id="553" w:author="Reinhard Janning" w:date="2014-04-22T12:46:00Z">
                  <w:rPr>
                    <w:ins w:id="554" w:author="Reinhard Janning" w:date="2014-04-22T12:28:00Z"/>
                    <w:i/>
                    <w:iCs/>
                    <w:color w:val="404040" w:themeColor="text1" w:themeTint="BF"/>
                    <w:lang w:val="de-DE"/>
                  </w:rPr>
                </w:rPrChange>
              </w:rPr>
              <w:pPrChange w:id="555" w:author="Reinhard Janning" w:date="2014-04-23T11:53:00Z">
                <w:pPr>
                  <w:keepNext/>
                  <w:keepLines/>
                  <w:numPr>
                    <w:ilvl w:val="5"/>
                    <w:numId w:val="6"/>
                  </w:numPr>
                  <w:spacing w:before="200"/>
                  <w:ind w:left="1512" w:hanging="1152"/>
                  <w:jc w:val="center"/>
                  <w:outlineLvl w:val="8"/>
                </w:pPr>
              </w:pPrChange>
            </w:pPr>
            <w:ins w:id="556" w:author="Reinhard Janning" w:date="2014-04-22T12:31:00Z">
              <w:r w:rsidRPr="00EA2ABC">
                <w:rPr>
                  <w:lang w:val="de-DE"/>
                </w:rPr>
                <w:t>1.625.000 EUR</w:t>
              </w:r>
            </w:ins>
          </w:p>
        </w:tc>
        <w:tc>
          <w:tcPr>
            <w:tcW w:w="3069" w:type="dxa"/>
            <w:shd w:val="clear" w:color="auto" w:fill="D6E3BC" w:themeFill="accent3" w:themeFillTint="66"/>
            <w:tcPrChange w:id="557" w:author="Reinhard Janning" w:date="2014-04-22T13:08:00Z">
              <w:tcPr>
                <w:tcW w:w="3069" w:type="dxa"/>
              </w:tcPr>
            </w:tcPrChange>
          </w:tcPr>
          <w:p w14:paraId="01F2A8FB" w14:textId="20687C89" w:rsidR="00C15C0F" w:rsidRPr="00EA2ABC" w:rsidRDefault="00C15C0F">
            <w:pPr>
              <w:jc w:val="center"/>
              <w:rPr>
                <w:ins w:id="558" w:author="Reinhard Janning" w:date="2014-04-22T12:28:00Z"/>
                <w:lang w:val="de-DE"/>
                <w:rPrChange w:id="559" w:author="Reinhard Janning" w:date="2014-04-22T12:46:00Z">
                  <w:rPr>
                    <w:ins w:id="560" w:author="Reinhard Janning" w:date="2014-04-22T12:28:00Z"/>
                    <w:i/>
                    <w:iCs/>
                    <w:color w:val="404040" w:themeColor="text1" w:themeTint="BF"/>
                    <w:lang w:val="de-DE"/>
                  </w:rPr>
                </w:rPrChange>
              </w:rPr>
              <w:pPrChange w:id="561" w:author="Reinhard Janning" w:date="2014-04-23T11:53:00Z">
                <w:pPr>
                  <w:keepNext/>
                  <w:keepLines/>
                  <w:spacing w:before="200"/>
                  <w:outlineLvl w:val="8"/>
                </w:pPr>
              </w:pPrChange>
            </w:pPr>
            <w:ins w:id="562" w:author="Reinhard Janning" w:date="2014-04-22T12:28:00Z">
              <w:r w:rsidRPr="00EA2ABC">
                <w:rPr>
                  <w:lang w:val="de-DE"/>
                </w:rPr>
                <w:t>800</w:t>
              </w:r>
            </w:ins>
            <w:ins w:id="563" w:author="Reinhard Janning" w:date="2014-04-22T12:29:00Z">
              <w:r w:rsidRPr="00EA2ABC">
                <w:rPr>
                  <w:lang w:val="de-DE"/>
                </w:rPr>
                <w:t>.</w:t>
              </w:r>
            </w:ins>
            <w:ins w:id="564" w:author="Reinhard Janning" w:date="2014-04-22T12:28:00Z">
              <w:r w:rsidRPr="00EA2ABC">
                <w:rPr>
                  <w:lang w:val="de-DE"/>
                </w:rPr>
                <w:t>000 EUR</w:t>
              </w:r>
            </w:ins>
          </w:p>
        </w:tc>
      </w:tr>
      <w:tr w:rsidR="005509CB" w:rsidRPr="009C0626" w14:paraId="164A6A4F" w14:textId="77777777" w:rsidTr="005509CB">
        <w:trPr>
          <w:ins w:id="565" w:author="Reinhard Janning" w:date="2014-04-22T12:28:00Z"/>
        </w:trPr>
        <w:tc>
          <w:tcPr>
            <w:tcW w:w="1242" w:type="dxa"/>
          </w:tcPr>
          <w:p w14:paraId="779C36EE" w14:textId="6CDE35CA" w:rsidR="005509CB" w:rsidRPr="009C0626" w:rsidRDefault="005509CB">
            <w:pPr>
              <w:keepNext/>
              <w:keepLines/>
              <w:spacing w:before="200"/>
              <w:ind w:left="360"/>
              <w:outlineLvl w:val="8"/>
              <w:rPr>
                <w:ins w:id="566" w:author="Reinhard Janning" w:date="2014-04-22T12:28:00Z"/>
                <w:b/>
                <w:u w:val="single"/>
                <w:lang w:val="de-DE"/>
                <w:rPrChange w:id="567" w:author="Reinhard Janning" w:date="2014-04-22T13:08:00Z">
                  <w:rPr>
                    <w:ins w:id="568" w:author="Reinhard Janning" w:date="2014-04-22T12:28:00Z"/>
                    <w:i/>
                    <w:iCs/>
                    <w:color w:val="404040" w:themeColor="text1" w:themeTint="BF"/>
                    <w:lang w:val="de-DE"/>
                  </w:rPr>
                </w:rPrChange>
              </w:rPr>
              <w:pPrChange w:id="569" w:author="Reinhard Janning" w:date="2014-04-23T11:53:00Z">
                <w:pPr>
                  <w:keepNext/>
                  <w:keepLines/>
                  <w:numPr>
                    <w:ilvl w:val="5"/>
                    <w:numId w:val="6"/>
                  </w:numPr>
                  <w:spacing w:before="200"/>
                  <w:ind w:left="1512" w:hanging="1152"/>
                  <w:outlineLvl w:val="8"/>
                </w:pPr>
              </w:pPrChange>
            </w:pPr>
            <w:ins w:id="570" w:author="Reinhard Janning" w:date="2014-04-22T12:31:00Z">
              <w:r w:rsidRPr="009C0626">
                <w:rPr>
                  <w:b/>
                  <w:u w:val="single"/>
                  <w:lang w:val="de-DE"/>
                  <w:rPrChange w:id="571" w:author="Reinhard Janning" w:date="2014-04-22T13:08:00Z">
                    <w:rPr>
                      <w:lang w:val="de-DE"/>
                    </w:rPr>
                  </w:rPrChange>
                </w:rPr>
                <w:t>Total</w:t>
              </w:r>
            </w:ins>
          </w:p>
        </w:tc>
        <w:tc>
          <w:tcPr>
            <w:tcW w:w="7964" w:type="dxa"/>
            <w:gridSpan w:val="3"/>
          </w:tcPr>
          <w:p w14:paraId="3CFECEA5" w14:textId="7F66EA8F" w:rsidR="005509CB" w:rsidRPr="009C0626" w:rsidRDefault="005509CB">
            <w:pPr>
              <w:jc w:val="center"/>
              <w:rPr>
                <w:ins w:id="572" w:author="Reinhard Janning" w:date="2014-04-22T12:28:00Z"/>
                <w:b/>
                <w:u w:val="single"/>
                <w:lang w:val="de-DE"/>
                <w:rPrChange w:id="573" w:author="Reinhard Janning" w:date="2014-04-22T13:08:00Z">
                  <w:rPr>
                    <w:ins w:id="574" w:author="Reinhard Janning" w:date="2014-04-22T12:28:00Z"/>
                    <w:i/>
                    <w:iCs/>
                    <w:color w:val="404040" w:themeColor="text1" w:themeTint="BF"/>
                    <w:lang w:val="de-DE"/>
                  </w:rPr>
                </w:rPrChange>
              </w:rPr>
              <w:pPrChange w:id="575" w:author="Reinhard Janning" w:date="2014-04-23T11:53:00Z">
                <w:pPr>
                  <w:keepNext/>
                  <w:keepLines/>
                  <w:spacing w:before="200"/>
                  <w:outlineLvl w:val="8"/>
                </w:pPr>
              </w:pPrChange>
            </w:pPr>
            <w:ins w:id="576" w:author="Reinhard Janning" w:date="2014-04-22T12:34:00Z">
              <w:r w:rsidRPr="009C0626">
                <w:rPr>
                  <w:b/>
                  <w:u w:val="single"/>
                  <w:lang w:val="de-DE"/>
                  <w:rPrChange w:id="577" w:author="Reinhard Janning" w:date="2014-04-22T13:08:00Z">
                    <w:rPr>
                      <w:lang w:val="de-DE"/>
                    </w:rPr>
                  </w:rPrChange>
                </w:rPr>
                <w:t xml:space="preserve">3.825.000 EUR </w:t>
              </w:r>
            </w:ins>
          </w:p>
        </w:tc>
      </w:tr>
    </w:tbl>
    <w:p w14:paraId="637D2B7D" w14:textId="77777777" w:rsidR="00EA375D" w:rsidRPr="00EA2ABC" w:rsidRDefault="00EA375D">
      <w:pPr>
        <w:rPr>
          <w:ins w:id="578" w:author="Reinhard Janning" w:date="2014-04-22T12:36:00Z"/>
          <w:lang w:val="de-DE"/>
        </w:rPr>
      </w:pPr>
    </w:p>
    <w:p w14:paraId="2B8B6B60" w14:textId="60A40896" w:rsidR="00CF5C9D" w:rsidRPr="00EA2ABC" w:rsidRDefault="00CF5C9D" w:rsidP="00CF5C9D">
      <w:pPr>
        <w:rPr>
          <w:ins w:id="579" w:author="Reinhard Janning" w:date="2014-04-22T12:45:00Z"/>
          <w:b/>
          <w:lang w:val="de-DE"/>
          <w:rPrChange w:id="580" w:author="Reinhard Janning" w:date="2014-04-22T12:46:00Z">
            <w:rPr>
              <w:ins w:id="581" w:author="Reinhard Janning" w:date="2014-04-22T12:45:00Z"/>
              <w:b/>
              <w:color w:val="FF0000"/>
              <w:lang w:val="de-DE"/>
            </w:rPr>
          </w:rPrChange>
        </w:rPr>
      </w:pPr>
      <w:ins w:id="582" w:author="Reinhard Janning" w:date="2014-04-22T12:45:00Z">
        <w:r w:rsidRPr="00EA2ABC">
          <w:rPr>
            <w:b/>
            <w:lang w:val="de-DE"/>
            <w:rPrChange w:id="583" w:author="Reinhard Janning" w:date="2014-04-22T12:46:00Z">
              <w:rPr>
                <w:b/>
                <w:color w:val="FF0000"/>
                <w:lang w:val="de-DE"/>
              </w:rPr>
            </w:rPrChange>
          </w:rPr>
          <w:t>Szenario 2 - Kaufpreis bei Verfehlung des Ziels:</w:t>
        </w:r>
      </w:ins>
    </w:p>
    <w:p w14:paraId="39354145" w14:textId="77777777" w:rsidR="00EA375D" w:rsidRPr="00EA2ABC" w:rsidRDefault="00EA375D">
      <w:pPr>
        <w:rPr>
          <w:ins w:id="584" w:author="Reinhard Janning" w:date="2014-04-22T12:37:00Z"/>
          <w:lang w:val="de-DE"/>
        </w:rPr>
      </w:pPr>
      <w:ins w:id="585" w:author="Reinhard Janning" w:date="2014-04-22T12:36:00Z">
        <w:r w:rsidRPr="00EA2ABC">
          <w:rPr>
            <w:lang w:val="de-DE"/>
          </w:rPr>
          <w:t xml:space="preserve">Sofern das Ziel nicht erreicht wird, verzichten Reinhard und Erwin auf jeweils 5% </w:t>
        </w:r>
      </w:ins>
      <w:ins w:id="586" w:author="Reinhard Janning" w:date="2014-04-22T12:37:00Z">
        <w:r w:rsidRPr="00EA2ABC">
          <w:rPr>
            <w:lang w:val="de-DE"/>
          </w:rPr>
          <w:t>des Kaufpreises:</w:t>
        </w:r>
      </w:ins>
    </w:p>
    <w:p w14:paraId="1BD72DFE" w14:textId="77777777" w:rsidR="00EA375D" w:rsidRPr="00EA2ABC" w:rsidRDefault="00EA375D">
      <w:pPr>
        <w:rPr>
          <w:ins w:id="587" w:author="Reinhard Janning" w:date="2014-04-22T12:37:00Z"/>
          <w:lang w:val="de-DE"/>
        </w:rPr>
      </w:pPr>
    </w:p>
    <w:tbl>
      <w:tblPr>
        <w:tblStyle w:val="Tabellenraster"/>
        <w:tblW w:w="0" w:type="auto"/>
        <w:tblLook w:val="04A0" w:firstRow="1" w:lastRow="0" w:firstColumn="1" w:lastColumn="0" w:noHBand="0" w:noVBand="1"/>
        <w:tblPrChange w:id="588" w:author="Reinhard Janning" w:date="2014-04-22T13:08:00Z">
          <w:tblPr>
            <w:tblStyle w:val="Tabellenraster"/>
            <w:tblW w:w="0" w:type="auto"/>
            <w:tblLook w:val="04A0" w:firstRow="1" w:lastRow="0" w:firstColumn="1" w:lastColumn="0" w:noHBand="0" w:noVBand="1"/>
          </w:tblPr>
        </w:tblPrChange>
      </w:tblPr>
      <w:tblGrid>
        <w:gridCol w:w="2020"/>
        <w:gridCol w:w="2583"/>
        <w:gridCol w:w="1873"/>
        <w:gridCol w:w="2806"/>
        <w:tblGridChange w:id="589">
          <w:tblGrid>
            <w:gridCol w:w="1242"/>
            <w:gridCol w:w="778"/>
            <w:gridCol w:w="2064"/>
            <w:gridCol w:w="2053"/>
            <w:gridCol w:w="3069"/>
            <w:gridCol w:w="76"/>
          </w:tblGrid>
        </w:tblGridChange>
      </w:tblGrid>
      <w:tr w:rsidR="00EA375D" w:rsidRPr="009C0626" w14:paraId="5F933B3D" w14:textId="77777777" w:rsidTr="009C0626">
        <w:trPr>
          <w:ins w:id="590" w:author="Reinhard Janning" w:date="2014-04-22T12:37:00Z"/>
          <w:trPrChange w:id="591" w:author="Reinhard Janning" w:date="2014-04-22T13:08:00Z">
            <w:trPr>
              <w:gridAfter w:val="0"/>
            </w:trPr>
          </w:trPrChange>
        </w:trPr>
        <w:tc>
          <w:tcPr>
            <w:tcW w:w="1242" w:type="dxa"/>
            <w:shd w:val="clear" w:color="auto" w:fill="D9D9D9" w:themeFill="background1" w:themeFillShade="D9"/>
            <w:tcPrChange w:id="592" w:author="Reinhard Janning" w:date="2014-04-22T13:08:00Z">
              <w:tcPr>
                <w:tcW w:w="1242" w:type="dxa"/>
              </w:tcPr>
            </w:tcPrChange>
          </w:tcPr>
          <w:p w14:paraId="290C3A46" w14:textId="77777777" w:rsidR="00EA375D" w:rsidRPr="009C0626" w:rsidRDefault="00EA375D">
            <w:pPr>
              <w:jc w:val="center"/>
              <w:rPr>
                <w:ins w:id="593" w:author="Reinhard Janning" w:date="2014-04-22T12:37:00Z"/>
                <w:b/>
                <w:lang w:val="de-DE"/>
                <w:rPrChange w:id="594" w:author="Reinhard Janning" w:date="2014-04-22T13:08:00Z">
                  <w:rPr>
                    <w:ins w:id="595" w:author="Reinhard Janning" w:date="2014-04-22T12:37:00Z"/>
                    <w:b/>
                    <w:bCs/>
                    <w:i/>
                    <w:iCs/>
                    <w:color w:val="008000"/>
                    <w:lang w:val="de-DE"/>
                  </w:rPr>
                </w:rPrChange>
              </w:rPr>
              <w:pPrChange w:id="596" w:author="Reinhard Janning" w:date="2014-04-23T11:53:00Z">
                <w:pPr>
                  <w:pBdr>
                    <w:bottom w:val="single" w:sz="4" w:space="4" w:color="4F81BD" w:themeColor="accent1"/>
                  </w:pBdr>
                  <w:spacing w:before="200" w:after="280"/>
                  <w:ind w:left="936" w:right="936"/>
                </w:pPr>
              </w:pPrChange>
            </w:pPr>
          </w:p>
        </w:tc>
        <w:tc>
          <w:tcPr>
            <w:tcW w:w="4895" w:type="dxa"/>
            <w:gridSpan w:val="2"/>
            <w:shd w:val="clear" w:color="auto" w:fill="D9D9D9" w:themeFill="background1" w:themeFillShade="D9"/>
            <w:tcPrChange w:id="597" w:author="Reinhard Janning" w:date="2014-04-22T13:08:00Z">
              <w:tcPr>
                <w:tcW w:w="4895" w:type="dxa"/>
                <w:gridSpan w:val="3"/>
              </w:tcPr>
            </w:tcPrChange>
          </w:tcPr>
          <w:p w14:paraId="55245077" w14:textId="77777777" w:rsidR="00EA375D" w:rsidRPr="009C0626" w:rsidRDefault="00EA375D">
            <w:pPr>
              <w:jc w:val="center"/>
              <w:rPr>
                <w:ins w:id="598" w:author="Reinhard Janning" w:date="2014-04-22T12:37:00Z"/>
                <w:b/>
                <w:lang w:val="de-DE"/>
                <w:rPrChange w:id="599" w:author="Reinhard Janning" w:date="2014-04-22T13:08:00Z">
                  <w:rPr>
                    <w:ins w:id="600" w:author="Reinhard Janning" w:date="2014-04-22T12:37:00Z"/>
                    <w:i/>
                    <w:iCs/>
                    <w:color w:val="404040" w:themeColor="text1" w:themeTint="BF"/>
                    <w:lang w:val="de-DE"/>
                  </w:rPr>
                </w:rPrChange>
              </w:rPr>
              <w:pPrChange w:id="601" w:author="Reinhard Janning" w:date="2014-04-23T11:53:00Z">
                <w:pPr>
                  <w:keepNext/>
                  <w:keepLines/>
                  <w:spacing w:before="200"/>
                  <w:jc w:val="center"/>
                  <w:outlineLvl w:val="8"/>
                </w:pPr>
              </w:pPrChange>
            </w:pPr>
            <w:ins w:id="602" w:author="Reinhard Janning" w:date="2014-04-22T12:37:00Z">
              <w:r w:rsidRPr="009C0626">
                <w:rPr>
                  <w:b/>
                  <w:lang w:val="de-DE"/>
                  <w:rPrChange w:id="603" w:author="Reinhard Janning" w:date="2014-04-22T13:08:00Z">
                    <w:rPr>
                      <w:lang w:val="de-DE"/>
                    </w:rPr>
                  </w:rPrChange>
                </w:rPr>
                <w:t>Shares</w:t>
              </w:r>
            </w:ins>
          </w:p>
        </w:tc>
        <w:tc>
          <w:tcPr>
            <w:tcW w:w="3069" w:type="dxa"/>
            <w:shd w:val="clear" w:color="auto" w:fill="D9D9D9" w:themeFill="background1" w:themeFillShade="D9"/>
            <w:tcPrChange w:id="604" w:author="Reinhard Janning" w:date="2014-04-22T13:08:00Z">
              <w:tcPr>
                <w:tcW w:w="3069" w:type="dxa"/>
              </w:tcPr>
            </w:tcPrChange>
          </w:tcPr>
          <w:p w14:paraId="6D2FD88B" w14:textId="77777777" w:rsidR="00EA375D" w:rsidRPr="009C0626" w:rsidRDefault="00EA375D">
            <w:pPr>
              <w:jc w:val="center"/>
              <w:rPr>
                <w:ins w:id="605" w:author="Reinhard Janning" w:date="2014-04-22T12:37:00Z"/>
                <w:b/>
                <w:lang w:val="de-DE"/>
                <w:rPrChange w:id="606" w:author="Reinhard Janning" w:date="2014-04-22T13:08:00Z">
                  <w:rPr>
                    <w:ins w:id="607" w:author="Reinhard Janning" w:date="2014-04-22T12:37:00Z"/>
                    <w:i/>
                    <w:iCs/>
                    <w:color w:val="404040" w:themeColor="text1" w:themeTint="BF"/>
                    <w:lang w:val="de-DE"/>
                  </w:rPr>
                </w:rPrChange>
              </w:rPr>
              <w:pPrChange w:id="608" w:author="Reinhard Janning" w:date="2014-04-23T11:53:00Z">
                <w:pPr>
                  <w:keepNext/>
                  <w:keepLines/>
                  <w:spacing w:before="200"/>
                  <w:jc w:val="center"/>
                  <w:outlineLvl w:val="8"/>
                </w:pPr>
              </w:pPrChange>
            </w:pPr>
            <w:ins w:id="609" w:author="Reinhard Janning" w:date="2014-04-22T12:37:00Z">
              <w:r w:rsidRPr="009C0626">
                <w:rPr>
                  <w:b/>
                  <w:lang w:val="de-DE"/>
                  <w:rPrChange w:id="610" w:author="Reinhard Janning" w:date="2014-04-22T13:08:00Z">
                    <w:rPr>
                      <w:lang w:val="de-DE"/>
                    </w:rPr>
                  </w:rPrChange>
                </w:rPr>
                <w:t>Cash</w:t>
              </w:r>
            </w:ins>
          </w:p>
        </w:tc>
      </w:tr>
      <w:tr w:rsidR="00EA375D" w:rsidRPr="00EA2ABC" w14:paraId="41E91421" w14:textId="77777777" w:rsidTr="009C0626">
        <w:trPr>
          <w:ins w:id="611" w:author="Reinhard Janning" w:date="2014-04-22T12:37:00Z"/>
          <w:trPrChange w:id="612" w:author="Reinhard Janning" w:date="2014-04-22T13:07:00Z">
            <w:trPr>
              <w:gridAfter w:val="0"/>
            </w:trPr>
          </w:trPrChange>
        </w:trPr>
        <w:tc>
          <w:tcPr>
            <w:tcW w:w="1242" w:type="dxa"/>
            <w:shd w:val="clear" w:color="auto" w:fill="FBD4B4" w:themeFill="accent6" w:themeFillTint="66"/>
            <w:tcPrChange w:id="613" w:author="Reinhard Janning" w:date="2014-04-22T13:07:00Z">
              <w:tcPr>
                <w:tcW w:w="1242" w:type="dxa"/>
              </w:tcPr>
            </w:tcPrChange>
          </w:tcPr>
          <w:p w14:paraId="2E547EFC" w14:textId="77777777" w:rsidR="00EA375D" w:rsidRPr="00EA2ABC" w:rsidRDefault="00EA375D">
            <w:pPr>
              <w:keepNext/>
              <w:keepLines/>
              <w:spacing w:before="200"/>
              <w:ind w:left="360"/>
              <w:outlineLvl w:val="8"/>
              <w:rPr>
                <w:ins w:id="614" w:author="Reinhard Janning" w:date="2014-04-22T12:37:00Z"/>
                <w:lang w:val="de-DE"/>
                <w:rPrChange w:id="615" w:author="Reinhard Janning" w:date="2014-04-22T12:46:00Z">
                  <w:rPr>
                    <w:ins w:id="616" w:author="Reinhard Janning" w:date="2014-04-22T12:37:00Z"/>
                    <w:i/>
                    <w:iCs/>
                    <w:color w:val="404040" w:themeColor="text1" w:themeTint="BF"/>
                    <w:lang w:val="de-DE"/>
                  </w:rPr>
                </w:rPrChange>
              </w:rPr>
              <w:pPrChange w:id="617" w:author="Reinhard Janning" w:date="2014-04-23T11:53:00Z">
                <w:pPr>
                  <w:keepNext/>
                  <w:keepLines/>
                  <w:numPr>
                    <w:ilvl w:val="5"/>
                    <w:numId w:val="6"/>
                  </w:numPr>
                  <w:spacing w:before="200"/>
                  <w:ind w:left="1512" w:hanging="1152"/>
                  <w:outlineLvl w:val="8"/>
                </w:pPr>
              </w:pPrChange>
            </w:pPr>
            <w:ins w:id="618" w:author="Reinhard Janning" w:date="2014-04-22T12:37:00Z">
              <w:r w:rsidRPr="00EA2ABC">
                <w:rPr>
                  <w:lang w:val="de-DE"/>
                </w:rPr>
                <w:t>Erwin</w:t>
              </w:r>
            </w:ins>
          </w:p>
        </w:tc>
        <w:tc>
          <w:tcPr>
            <w:tcW w:w="2842" w:type="dxa"/>
            <w:shd w:val="clear" w:color="auto" w:fill="FBD4B4" w:themeFill="accent6" w:themeFillTint="66"/>
            <w:tcPrChange w:id="619" w:author="Reinhard Janning" w:date="2014-04-22T13:07:00Z">
              <w:tcPr>
                <w:tcW w:w="2842" w:type="dxa"/>
                <w:gridSpan w:val="2"/>
              </w:tcPr>
            </w:tcPrChange>
          </w:tcPr>
          <w:p w14:paraId="7A984BA1" w14:textId="77777777" w:rsidR="00EA375D" w:rsidRPr="00EA2ABC" w:rsidRDefault="00EA375D">
            <w:pPr>
              <w:keepNext/>
              <w:keepLines/>
              <w:spacing w:before="200"/>
              <w:ind w:left="360"/>
              <w:jc w:val="center"/>
              <w:outlineLvl w:val="8"/>
              <w:rPr>
                <w:ins w:id="620" w:author="Reinhard Janning" w:date="2014-04-22T12:37:00Z"/>
                <w:lang w:val="de-DE"/>
                <w:rPrChange w:id="621" w:author="Reinhard Janning" w:date="2014-04-22T12:46:00Z">
                  <w:rPr>
                    <w:ins w:id="622" w:author="Reinhard Janning" w:date="2014-04-22T12:37:00Z"/>
                    <w:i/>
                    <w:iCs/>
                    <w:color w:val="404040" w:themeColor="text1" w:themeTint="BF"/>
                    <w:lang w:val="de-DE"/>
                  </w:rPr>
                </w:rPrChange>
              </w:rPr>
              <w:pPrChange w:id="623" w:author="Reinhard Janning" w:date="2014-04-23T11:53:00Z">
                <w:pPr>
                  <w:keepNext/>
                  <w:keepLines/>
                  <w:numPr>
                    <w:ilvl w:val="5"/>
                    <w:numId w:val="6"/>
                  </w:numPr>
                  <w:spacing w:before="200"/>
                  <w:ind w:left="1512" w:hanging="1152"/>
                  <w:jc w:val="center"/>
                  <w:outlineLvl w:val="8"/>
                </w:pPr>
              </w:pPrChange>
            </w:pPr>
            <w:ins w:id="624" w:author="Reinhard Janning" w:date="2014-04-22T12:37:00Z">
              <w:r w:rsidRPr="00EA2ABC">
                <w:rPr>
                  <w:lang w:val="de-DE"/>
                </w:rPr>
                <w:t>0</w:t>
              </w:r>
            </w:ins>
          </w:p>
        </w:tc>
        <w:tc>
          <w:tcPr>
            <w:tcW w:w="2053" w:type="dxa"/>
            <w:shd w:val="clear" w:color="auto" w:fill="FBD4B4" w:themeFill="accent6" w:themeFillTint="66"/>
            <w:tcPrChange w:id="625" w:author="Reinhard Janning" w:date="2014-04-22T13:07:00Z">
              <w:tcPr>
                <w:tcW w:w="2053" w:type="dxa"/>
              </w:tcPr>
            </w:tcPrChange>
          </w:tcPr>
          <w:p w14:paraId="3F9A67A2" w14:textId="77777777" w:rsidR="00EA375D" w:rsidRPr="00EA2ABC" w:rsidRDefault="00EA375D">
            <w:pPr>
              <w:keepNext/>
              <w:keepLines/>
              <w:spacing w:before="200"/>
              <w:ind w:left="360"/>
              <w:jc w:val="center"/>
              <w:outlineLvl w:val="8"/>
              <w:rPr>
                <w:ins w:id="626" w:author="Reinhard Janning" w:date="2014-04-22T12:37:00Z"/>
                <w:lang w:val="de-DE"/>
                <w:rPrChange w:id="627" w:author="Reinhard Janning" w:date="2014-04-22T12:46:00Z">
                  <w:rPr>
                    <w:ins w:id="628" w:author="Reinhard Janning" w:date="2014-04-22T12:37:00Z"/>
                    <w:i/>
                    <w:iCs/>
                    <w:color w:val="404040" w:themeColor="text1" w:themeTint="BF"/>
                    <w:lang w:val="de-DE"/>
                  </w:rPr>
                </w:rPrChange>
              </w:rPr>
              <w:pPrChange w:id="629" w:author="Reinhard Janning" w:date="2014-04-23T11:53:00Z">
                <w:pPr>
                  <w:keepNext/>
                  <w:keepLines/>
                  <w:numPr>
                    <w:ilvl w:val="5"/>
                    <w:numId w:val="6"/>
                  </w:numPr>
                  <w:spacing w:before="200"/>
                  <w:ind w:left="1512" w:hanging="1152"/>
                  <w:jc w:val="center"/>
                  <w:outlineLvl w:val="8"/>
                </w:pPr>
              </w:pPrChange>
            </w:pPr>
            <w:ins w:id="630" w:author="Reinhard Janning" w:date="2014-04-22T12:37:00Z">
              <w:r w:rsidRPr="00EA2ABC">
                <w:rPr>
                  <w:lang w:val="de-DE"/>
                </w:rPr>
                <w:t>0</w:t>
              </w:r>
            </w:ins>
          </w:p>
        </w:tc>
        <w:tc>
          <w:tcPr>
            <w:tcW w:w="3069" w:type="dxa"/>
            <w:shd w:val="clear" w:color="auto" w:fill="FBD4B4" w:themeFill="accent6" w:themeFillTint="66"/>
            <w:tcPrChange w:id="631" w:author="Reinhard Janning" w:date="2014-04-22T13:07:00Z">
              <w:tcPr>
                <w:tcW w:w="3069" w:type="dxa"/>
              </w:tcPr>
            </w:tcPrChange>
          </w:tcPr>
          <w:p w14:paraId="21868D57" w14:textId="40B4169F" w:rsidR="00EA375D" w:rsidRPr="00EA2ABC" w:rsidRDefault="007A1445">
            <w:pPr>
              <w:keepNext/>
              <w:keepLines/>
              <w:spacing w:before="200"/>
              <w:ind w:left="360"/>
              <w:jc w:val="center"/>
              <w:outlineLvl w:val="8"/>
              <w:rPr>
                <w:ins w:id="632" w:author="Reinhard Janning" w:date="2014-04-22T12:37:00Z"/>
                <w:lang w:val="de-DE"/>
                <w:rPrChange w:id="633" w:author="Reinhard Janning" w:date="2014-04-22T12:46:00Z">
                  <w:rPr>
                    <w:ins w:id="634" w:author="Reinhard Janning" w:date="2014-04-22T12:37:00Z"/>
                    <w:i/>
                    <w:iCs/>
                    <w:color w:val="404040" w:themeColor="text1" w:themeTint="BF"/>
                    <w:lang w:val="de-DE"/>
                  </w:rPr>
                </w:rPrChange>
              </w:rPr>
              <w:pPrChange w:id="635" w:author="Reinhard Janning" w:date="2014-04-23T11:53:00Z">
                <w:pPr>
                  <w:keepNext/>
                  <w:keepLines/>
                  <w:numPr>
                    <w:ilvl w:val="5"/>
                    <w:numId w:val="6"/>
                  </w:numPr>
                  <w:spacing w:before="200"/>
                  <w:ind w:left="1512" w:hanging="1152"/>
                  <w:jc w:val="center"/>
                  <w:outlineLvl w:val="8"/>
                </w:pPr>
              </w:pPrChange>
            </w:pPr>
            <w:ins w:id="636" w:author="Reinhard Janning" w:date="2014-04-22T12:37:00Z">
              <w:r w:rsidRPr="00EA2ABC">
                <w:rPr>
                  <w:lang w:val="de-DE"/>
                </w:rPr>
                <w:t>1.33</w:t>
              </w:r>
              <w:r w:rsidR="00EA375D" w:rsidRPr="00EA2ABC">
                <w:rPr>
                  <w:lang w:val="de-DE"/>
                </w:rPr>
                <w:t>0.000</w:t>
              </w:r>
            </w:ins>
            <w:ins w:id="637" w:author="Reinhard Janning" w:date="2014-04-22T12:41:00Z">
              <w:r w:rsidR="001A3E50" w:rsidRPr="00EA2ABC">
                <w:rPr>
                  <w:lang w:val="de-DE"/>
                </w:rPr>
                <w:t xml:space="preserve"> EUR</w:t>
              </w:r>
            </w:ins>
          </w:p>
        </w:tc>
      </w:tr>
      <w:tr w:rsidR="00EA375D" w:rsidRPr="00EA2ABC" w14:paraId="7633FFED" w14:textId="77777777" w:rsidTr="009C0626">
        <w:trPr>
          <w:ins w:id="638" w:author="Reinhard Janning" w:date="2014-04-22T12:37:00Z"/>
          <w:trPrChange w:id="639" w:author="Reinhard Janning" w:date="2014-04-22T13:08:00Z">
            <w:trPr>
              <w:gridAfter w:val="0"/>
            </w:trPr>
          </w:trPrChange>
        </w:trPr>
        <w:tc>
          <w:tcPr>
            <w:tcW w:w="1242" w:type="dxa"/>
            <w:shd w:val="clear" w:color="auto" w:fill="D6E3BC" w:themeFill="accent3" w:themeFillTint="66"/>
            <w:tcPrChange w:id="640" w:author="Reinhard Janning" w:date="2014-04-22T13:08:00Z">
              <w:tcPr>
                <w:tcW w:w="1242" w:type="dxa"/>
              </w:tcPr>
            </w:tcPrChange>
          </w:tcPr>
          <w:p w14:paraId="25B60171" w14:textId="77777777" w:rsidR="00EA375D" w:rsidRPr="00EA2ABC" w:rsidRDefault="00EA375D">
            <w:pPr>
              <w:keepNext/>
              <w:keepLines/>
              <w:spacing w:before="200"/>
              <w:ind w:left="360"/>
              <w:outlineLvl w:val="8"/>
              <w:rPr>
                <w:ins w:id="641" w:author="Reinhard Janning" w:date="2014-04-22T12:37:00Z"/>
                <w:lang w:val="de-DE"/>
                <w:rPrChange w:id="642" w:author="Reinhard Janning" w:date="2014-04-22T12:46:00Z">
                  <w:rPr>
                    <w:ins w:id="643" w:author="Reinhard Janning" w:date="2014-04-22T12:37:00Z"/>
                    <w:i/>
                    <w:iCs/>
                    <w:color w:val="404040" w:themeColor="text1" w:themeTint="BF"/>
                    <w:lang w:val="de-DE"/>
                  </w:rPr>
                </w:rPrChange>
              </w:rPr>
              <w:pPrChange w:id="644" w:author="Reinhard Janning" w:date="2014-04-23T11:53:00Z">
                <w:pPr>
                  <w:keepNext/>
                  <w:keepLines/>
                  <w:numPr>
                    <w:ilvl w:val="5"/>
                    <w:numId w:val="6"/>
                  </w:numPr>
                  <w:spacing w:before="200"/>
                  <w:ind w:left="1512" w:hanging="1152"/>
                  <w:outlineLvl w:val="8"/>
                </w:pPr>
              </w:pPrChange>
            </w:pPr>
            <w:ins w:id="645" w:author="Reinhard Janning" w:date="2014-04-22T12:37:00Z">
              <w:r w:rsidRPr="00EA2ABC">
                <w:rPr>
                  <w:lang w:val="de-DE"/>
                </w:rPr>
                <w:t>Reinhard</w:t>
              </w:r>
            </w:ins>
          </w:p>
        </w:tc>
        <w:tc>
          <w:tcPr>
            <w:tcW w:w="2842" w:type="dxa"/>
            <w:shd w:val="clear" w:color="auto" w:fill="D6E3BC" w:themeFill="accent3" w:themeFillTint="66"/>
            <w:tcPrChange w:id="646" w:author="Reinhard Janning" w:date="2014-04-22T13:08:00Z">
              <w:tcPr>
                <w:tcW w:w="2842" w:type="dxa"/>
                <w:gridSpan w:val="2"/>
              </w:tcPr>
            </w:tcPrChange>
          </w:tcPr>
          <w:p w14:paraId="52622284" w14:textId="67217DD2" w:rsidR="00EA375D" w:rsidRPr="00EA2ABC" w:rsidRDefault="007A1445">
            <w:pPr>
              <w:keepNext/>
              <w:keepLines/>
              <w:spacing w:before="200"/>
              <w:ind w:left="360"/>
              <w:jc w:val="center"/>
              <w:outlineLvl w:val="8"/>
              <w:rPr>
                <w:ins w:id="647" w:author="Reinhard Janning" w:date="2014-04-22T12:37:00Z"/>
                <w:lang w:val="de-DE"/>
                <w:rPrChange w:id="648" w:author="Reinhard Janning" w:date="2014-04-22T12:46:00Z">
                  <w:rPr>
                    <w:ins w:id="649" w:author="Reinhard Janning" w:date="2014-04-22T12:37:00Z"/>
                    <w:i/>
                    <w:iCs/>
                    <w:color w:val="404040" w:themeColor="text1" w:themeTint="BF"/>
                    <w:lang w:val="de-DE"/>
                  </w:rPr>
                </w:rPrChange>
              </w:rPr>
              <w:pPrChange w:id="650" w:author="Reinhard Janning" w:date="2014-04-23T11:53:00Z">
                <w:pPr>
                  <w:keepNext/>
                  <w:keepLines/>
                  <w:numPr>
                    <w:ilvl w:val="5"/>
                    <w:numId w:val="6"/>
                  </w:numPr>
                  <w:spacing w:before="200"/>
                  <w:ind w:left="1512" w:hanging="1152"/>
                  <w:jc w:val="center"/>
                  <w:outlineLvl w:val="8"/>
                </w:pPr>
              </w:pPrChange>
            </w:pPr>
            <w:ins w:id="651" w:author="Reinhard Janning" w:date="2014-04-22T12:37:00Z">
              <w:r w:rsidRPr="00EA2ABC">
                <w:rPr>
                  <w:lang w:val="de-DE"/>
                </w:rPr>
                <w:t>6,175</w:t>
              </w:r>
              <w:r w:rsidR="00EA375D" w:rsidRPr="00EA2ABC">
                <w:rPr>
                  <w:lang w:val="de-DE"/>
                </w:rPr>
                <w:t>%</w:t>
              </w:r>
            </w:ins>
          </w:p>
        </w:tc>
        <w:tc>
          <w:tcPr>
            <w:tcW w:w="2053" w:type="dxa"/>
            <w:shd w:val="clear" w:color="auto" w:fill="D6E3BC" w:themeFill="accent3" w:themeFillTint="66"/>
            <w:tcPrChange w:id="652" w:author="Reinhard Janning" w:date="2014-04-22T13:08:00Z">
              <w:tcPr>
                <w:tcW w:w="2053" w:type="dxa"/>
              </w:tcPr>
            </w:tcPrChange>
          </w:tcPr>
          <w:p w14:paraId="19D31353" w14:textId="58107184" w:rsidR="00EA375D" w:rsidRPr="00EA2ABC" w:rsidRDefault="007A1445">
            <w:pPr>
              <w:keepNext/>
              <w:keepLines/>
              <w:spacing w:before="200"/>
              <w:ind w:left="360"/>
              <w:jc w:val="center"/>
              <w:outlineLvl w:val="8"/>
              <w:rPr>
                <w:ins w:id="653" w:author="Reinhard Janning" w:date="2014-04-22T12:37:00Z"/>
                <w:lang w:val="de-DE"/>
                <w:rPrChange w:id="654" w:author="Reinhard Janning" w:date="2014-04-22T12:46:00Z">
                  <w:rPr>
                    <w:ins w:id="655" w:author="Reinhard Janning" w:date="2014-04-22T12:37:00Z"/>
                    <w:i/>
                    <w:iCs/>
                    <w:color w:val="404040" w:themeColor="text1" w:themeTint="BF"/>
                    <w:lang w:val="de-DE"/>
                  </w:rPr>
                </w:rPrChange>
              </w:rPr>
              <w:pPrChange w:id="656" w:author="Reinhard Janning" w:date="2014-04-23T11:53:00Z">
                <w:pPr>
                  <w:keepNext/>
                  <w:keepLines/>
                  <w:spacing w:before="200"/>
                  <w:jc w:val="center"/>
                  <w:outlineLvl w:val="8"/>
                </w:pPr>
              </w:pPrChange>
            </w:pPr>
            <w:ins w:id="657" w:author="Reinhard Janning" w:date="2014-04-22T12:37:00Z">
              <w:r w:rsidRPr="00EA2ABC">
                <w:rPr>
                  <w:lang w:val="de-DE"/>
                </w:rPr>
                <w:t>1.503</w:t>
              </w:r>
              <w:r w:rsidR="00EA375D" w:rsidRPr="00EA2ABC">
                <w:rPr>
                  <w:lang w:val="de-DE"/>
                </w:rPr>
                <w:t>.</w:t>
              </w:r>
            </w:ins>
            <w:ins w:id="658" w:author="Reinhard Janning" w:date="2014-04-22T12:39:00Z">
              <w:r w:rsidRPr="00EA2ABC">
                <w:rPr>
                  <w:lang w:val="de-DE"/>
                </w:rPr>
                <w:t>75</w:t>
              </w:r>
            </w:ins>
            <w:ins w:id="659" w:author="Reinhard Janning" w:date="2014-04-22T12:37:00Z">
              <w:r w:rsidR="00EA375D" w:rsidRPr="00EA2ABC">
                <w:rPr>
                  <w:lang w:val="de-DE"/>
                </w:rPr>
                <w:t>0 EUR</w:t>
              </w:r>
            </w:ins>
          </w:p>
        </w:tc>
        <w:tc>
          <w:tcPr>
            <w:tcW w:w="3069" w:type="dxa"/>
            <w:shd w:val="clear" w:color="auto" w:fill="D6E3BC" w:themeFill="accent3" w:themeFillTint="66"/>
            <w:tcPrChange w:id="660" w:author="Reinhard Janning" w:date="2014-04-22T13:08:00Z">
              <w:tcPr>
                <w:tcW w:w="3069" w:type="dxa"/>
              </w:tcPr>
            </w:tcPrChange>
          </w:tcPr>
          <w:p w14:paraId="519903CF" w14:textId="77777777" w:rsidR="00EA375D" w:rsidRPr="00EA2ABC" w:rsidRDefault="00EA375D">
            <w:pPr>
              <w:keepNext/>
              <w:keepLines/>
              <w:spacing w:before="200"/>
              <w:ind w:left="360"/>
              <w:jc w:val="center"/>
              <w:outlineLvl w:val="8"/>
              <w:rPr>
                <w:ins w:id="661" w:author="Reinhard Janning" w:date="2014-04-22T12:37:00Z"/>
                <w:lang w:val="de-DE"/>
                <w:rPrChange w:id="662" w:author="Reinhard Janning" w:date="2014-04-22T12:46:00Z">
                  <w:rPr>
                    <w:ins w:id="663" w:author="Reinhard Janning" w:date="2014-04-22T12:37:00Z"/>
                    <w:i/>
                    <w:iCs/>
                    <w:color w:val="404040" w:themeColor="text1" w:themeTint="BF"/>
                    <w:lang w:val="de-DE"/>
                  </w:rPr>
                </w:rPrChange>
              </w:rPr>
              <w:pPrChange w:id="664" w:author="Reinhard Janning" w:date="2014-04-23T11:53:00Z">
                <w:pPr>
                  <w:keepNext/>
                  <w:keepLines/>
                  <w:numPr>
                    <w:ilvl w:val="5"/>
                    <w:numId w:val="6"/>
                  </w:numPr>
                  <w:spacing w:before="200"/>
                  <w:ind w:left="1512" w:hanging="1152"/>
                  <w:jc w:val="center"/>
                  <w:outlineLvl w:val="8"/>
                </w:pPr>
              </w:pPrChange>
            </w:pPr>
            <w:ins w:id="665" w:author="Reinhard Janning" w:date="2014-04-22T12:37:00Z">
              <w:r w:rsidRPr="00EA2ABC">
                <w:rPr>
                  <w:lang w:val="de-DE"/>
                </w:rPr>
                <w:t>800.000 EUR</w:t>
              </w:r>
            </w:ins>
          </w:p>
        </w:tc>
      </w:tr>
      <w:tr w:rsidR="00EA375D" w:rsidRPr="009C0626" w14:paraId="3305F44E" w14:textId="77777777" w:rsidTr="00EA375D">
        <w:trPr>
          <w:ins w:id="666" w:author="Reinhard Janning" w:date="2014-04-22T12:37:00Z"/>
        </w:trPr>
        <w:tc>
          <w:tcPr>
            <w:tcW w:w="1242" w:type="dxa"/>
          </w:tcPr>
          <w:p w14:paraId="43EE1E3C" w14:textId="77777777" w:rsidR="00EA375D" w:rsidRPr="009C0626" w:rsidRDefault="00EA375D">
            <w:pPr>
              <w:keepNext/>
              <w:keepLines/>
              <w:spacing w:before="200"/>
              <w:ind w:left="360"/>
              <w:outlineLvl w:val="8"/>
              <w:rPr>
                <w:ins w:id="667" w:author="Reinhard Janning" w:date="2014-04-22T12:37:00Z"/>
                <w:b/>
                <w:u w:val="single"/>
                <w:lang w:val="de-DE"/>
                <w:rPrChange w:id="668" w:author="Reinhard Janning" w:date="2014-04-22T13:08:00Z">
                  <w:rPr>
                    <w:ins w:id="669" w:author="Reinhard Janning" w:date="2014-04-22T12:37:00Z"/>
                    <w:i/>
                    <w:iCs/>
                    <w:color w:val="404040" w:themeColor="text1" w:themeTint="BF"/>
                    <w:lang w:val="de-DE"/>
                  </w:rPr>
                </w:rPrChange>
              </w:rPr>
              <w:pPrChange w:id="670" w:author="Reinhard Janning" w:date="2014-04-23T11:53:00Z">
                <w:pPr>
                  <w:keepNext/>
                  <w:keepLines/>
                  <w:numPr>
                    <w:ilvl w:val="5"/>
                    <w:numId w:val="6"/>
                  </w:numPr>
                  <w:spacing w:before="200"/>
                  <w:ind w:left="1512" w:hanging="1152"/>
                  <w:outlineLvl w:val="8"/>
                </w:pPr>
              </w:pPrChange>
            </w:pPr>
            <w:ins w:id="671" w:author="Reinhard Janning" w:date="2014-04-22T12:37:00Z">
              <w:r w:rsidRPr="009C0626">
                <w:rPr>
                  <w:b/>
                  <w:u w:val="single"/>
                  <w:lang w:val="de-DE"/>
                  <w:rPrChange w:id="672" w:author="Reinhard Janning" w:date="2014-04-22T13:08:00Z">
                    <w:rPr>
                      <w:lang w:val="de-DE"/>
                    </w:rPr>
                  </w:rPrChange>
                </w:rPr>
                <w:t>Total</w:t>
              </w:r>
            </w:ins>
          </w:p>
        </w:tc>
        <w:tc>
          <w:tcPr>
            <w:tcW w:w="7964" w:type="dxa"/>
            <w:gridSpan w:val="3"/>
          </w:tcPr>
          <w:p w14:paraId="210AB672" w14:textId="1E2FD290" w:rsidR="00EA375D" w:rsidRPr="009C0626" w:rsidRDefault="00354509">
            <w:pPr>
              <w:jc w:val="center"/>
              <w:rPr>
                <w:ins w:id="673" w:author="Reinhard Janning" w:date="2014-04-22T12:37:00Z"/>
                <w:b/>
                <w:u w:val="single"/>
                <w:lang w:val="de-DE"/>
                <w:rPrChange w:id="674" w:author="Reinhard Janning" w:date="2014-04-22T13:08:00Z">
                  <w:rPr>
                    <w:ins w:id="675" w:author="Reinhard Janning" w:date="2014-04-22T12:37:00Z"/>
                    <w:i/>
                    <w:iCs/>
                    <w:color w:val="404040" w:themeColor="text1" w:themeTint="BF"/>
                    <w:lang w:val="de-DE"/>
                  </w:rPr>
                </w:rPrChange>
              </w:rPr>
              <w:pPrChange w:id="676" w:author="Reinhard Janning" w:date="2014-04-23T11:53:00Z">
                <w:pPr>
                  <w:keepNext/>
                  <w:keepLines/>
                  <w:spacing w:before="200"/>
                  <w:jc w:val="center"/>
                  <w:outlineLvl w:val="8"/>
                </w:pPr>
              </w:pPrChange>
            </w:pPr>
            <w:ins w:id="677" w:author="Reinhard Janning" w:date="2014-04-22T12:37:00Z">
              <w:r>
                <w:rPr>
                  <w:b/>
                  <w:u w:val="single"/>
                  <w:lang w:val="de-DE"/>
                </w:rPr>
                <w:t>3.633</w:t>
              </w:r>
              <w:r w:rsidR="009C0626">
                <w:rPr>
                  <w:b/>
                  <w:u w:val="single"/>
                  <w:lang w:val="de-DE"/>
                </w:rPr>
                <w:t>.</w:t>
              </w:r>
            </w:ins>
            <w:ins w:id="678" w:author="Reinhard Janning" w:date="2014-04-22T13:09:00Z">
              <w:r>
                <w:rPr>
                  <w:b/>
                  <w:u w:val="single"/>
                  <w:lang w:val="de-DE"/>
                </w:rPr>
                <w:t>750</w:t>
              </w:r>
            </w:ins>
            <w:ins w:id="679" w:author="Reinhard Janning" w:date="2014-04-22T12:37:00Z">
              <w:r w:rsidR="009C0626">
                <w:rPr>
                  <w:b/>
                  <w:u w:val="single"/>
                  <w:lang w:val="de-DE"/>
                </w:rPr>
                <w:t xml:space="preserve"> EUR</w:t>
              </w:r>
            </w:ins>
          </w:p>
        </w:tc>
      </w:tr>
    </w:tbl>
    <w:p w14:paraId="4DB90935" w14:textId="77777777" w:rsidR="00E40433" w:rsidRPr="00EA2ABC" w:rsidRDefault="00E40433">
      <w:pPr>
        <w:rPr>
          <w:ins w:id="680" w:author="Reinhard Janning" w:date="2014-04-22T12:40:00Z"/>
          <w:lang w:val="de-DE"/>
        </w:rPr>
      </w:pPr>
    </w:p>
    <w:p w14:paraId="61FF70E9" w14:textId="3516605F" w:rsidR="00EA2ABC" w:rsidRPr="00EA2ABC" w:rsidRDefault="00EA2ABC" w:rsidP="00EA2ABC">
      <w:pPr>
        <w:rPr>
          <w:ins w:id="681" w:author="Reinhard Janning" w:date="2014-04-22T12:46:00Z"/>
          <w:b/>
          <w:lang w:val="de-DE"/>
          <w:rPrChange w:id="682" w:author="Reinhard Janning" w:date="2014-04-22T12:46:00Z">
            <w:rPr>
              <w:ins w:id="683" w:author="Reinhard Janning" w:date="2014-04-22T12:46:00Z"/>
              <w:b/>
              <w:color w:val="FF0000"/>
              <w:lang w:val="de-DE"/>
            </w:rPr>
          </w:rPrChange>
        </w:rPr>
      </w:pPr>
      <w:ins w:id="684" w:author="Reinhard Janning" w:date="2014-04-22T12:46:00Z">
        <w:r w:rsidRPr="00EA2ABC">
          <w:rPr>
            <w:b/>
            <w:lang w:val="de-DE"/>
            <w:rPrChange w:id="685" w:author="Reinhard Janning" w:date="2014-04-22T12:46:00Z">
              <w:rPr>
                <w:b/>
                <w:color w:val="FF0000"/>
                <w:lang w:val="de-DE"/>
              </w:rPr>
            </w:rPrChange>
          </w:rPr>
          <w:t>Szenario 3 - Kaufpreis bei Übererfüllung des Ziels:</w:t>
        </w:r>
      </w:ins>
    </w:p>
    <w:p w14:paraId="6CB9027B" w14:textId="4C956D25" w:rsidR="00E40433" w:rsidRPr="00EA2ABC" w:rsidRDefault="00E40433" w:rsidP="00E40433">
      <w:pPr>
        <w:rPr>
          <w:ins w:id="686" w:author="Reinhard Janning" w:date="2014-04-22T12:40:00Z"/>
          <w:lang w:val="de-DE"/>
        </w:rPr>
      </w:pPr>
      <w:ins w:id="687" w:author="Reinhard Janning" w:date="2014-04-22T12:40:00Z">
        <w:r w:rsidRPr="00EA2ABC">
          <w:rPr>
            <w:lang w:val="de-DE"/>
          </w:rPr>
          <w:t>Sofern mehr als 6.000.000 EUR Umsatz oder 600.000 EUR EBIT erreicht werd</w:t>
        </w:r>
      </w:ins>
      <w:ins w:id="688" w:author="Reinhard Janning" w:date="2014-04-22T12:41:00Z">
        <w:r w:rsidRPr="00EA2ABC">
          <w:rPr>
            <w:lang w:val="de-DE"/>
          </w:rPr>
          <w:t>en</w:t>
        </w:r>
      </w:ins>
      <w:ins w:id="689" w:author="Reinhard Janning" w:date="2014-04-22T12:40:00Z">
        <w:r w:rsidRPr="00EA2ABC">
          <w:rPr>
            <w:lang w:val="de-DE"/>
          </w:rPr>
          <w:t xml:space="preserve">, </w:t>
        </w:r>
      </w:ins>
      <w:ins w:id="690" w:author="Reinhard Janning" w:date="2014-04-22T12:41:00Z">
        <w:r w:rsidRPr="00EA2ABC">
          <w:rPr>
            <w:lang w:val="de-DE"/>
          </w:rPr>
          <w:t>erhalten</w:t>
        </w:r>
      </w:ins>
      <w:ins w:id="691" w:author="Reinhard Janning" w:date="2014-04-22T12:40:00Z">
        <w:r w:rsidRPr="00EA2ABC">
          <w:rPr>
            <w:lang w:val="de-DE"/>
          </w:rPr>
          <w:t xml:space="preserve"> Reinhard und Erwin </w:t>
        </w:r>
      </w:ins>
      <w:ins w:id="692" w:author="Reinhard Janning" w:date="2014-04-22T12:46:00Z">
        <w:r w:rsidR="00EA2ABC" w:rsidRPr="00EA2ABC">
          <w:rPr>
            <w:lang w:val="de-DE"/>
          </w:rPr>
          <w:t>zusätzlich</w:t>
        </w:r>
      </w:ins>
      <w:ins w:id="693" w:author="Reinhard Janning" w:date="2014-04-22T12:40:00Z">
        <w:r w:rsidRPr="00EA2ABC">
          <w:rPr>
            <w:lang w:val="de-DE"/>
          </w:rPr>
          <w:t xml:space="preserve"> jeweils 5% des Kaufpreises:</w:t>
        </w:r>
      </w:ins>
    </w:p>
    <w:p w14:paraId="752580A8" w14:textId="60991B4B" w:rsidR="00E40433" w:rsidRPr="00EA2ABC" w:rsidRDefault="00E40433">
      <w:pPr>
        <w:rPr>
          <w:ins w:id="694" w:author="Reinhard Janning" w:date="2014-04-22T12:40:00Z"/>
          <w:lang w:val="de-DE"/>
        </w:rPr>
      </w:pPr>
    </w:p>
    <w:tbl>
      <w:tblPr>
        <w:tblStyle w:val="Tabellenraster"/>
        <w:tblW w:w="0" w:type="auto"/>
        <w:tblLook w:val="04A0" w:firstRow="1" w:lastRow="0" w:firstColumn="1" w:lastColumn="0" w:noHBand="0" w:noVBand="1"/>
        <w:tblPrChange w:id="695" w:author="Reinhard Janning" w:date="2014-04-22T13:08:00Z">
          <w:tblPr>
            <w:tblStyle w:val="Tabellenraster"/>
            <w:tblW w:w="0" w:type="auto"/>
            <w:tblLook w:val="04A0" w:firstRow="1" w:lastRow="0" w:firstColumn="1" w:lastColumn="0" w:noHBand="0" w:noVBand="1"/>
          </w:tblPr>
        </w:tblPrChange>
      </w:tblPr>
      <w:tblGrid>
        <w:gridCol w:w="2020"/>
        <w:gridCol w:w="2583"/>
        <w:gridCol w:w="1873"/>
        <w:gridCol w:w="2806"/>
        <w:tblGridChange w:id="696">
          <w:tblGrid>
            <w:gridCol w:w="1242"/>
            <w:gridCol w:w="778"/>
            <w:gridCol w:w="2064"/>
            <w:gridCol w:w="2053"/>
            <w:gridCol w:w="3069"/>
            <w:gridCol w:w="76"/>
          </w:tblGrid>
        </w:tblGridChange>
      </w:tblGrid>
      <w:tr w:rsidR="00E40433" w:rsidRPr="00EA2ABC" w14:paraId="67C56287" w14:textId="77777777" w:rsidTr="009C0626">
        <w:trPr>
          <w:ins w:id="697" w:author="Reinhard Janning" w:date="2014-04-22T12:40:00Z"/>
          <w:trPrChange w:id="698" w:author="Reinhard Janning" w:date="2014-04-22T13:08:00Z">
            <w:trPr>
              <w:gridAfter w:val="0"/>
            </w:trPr>
          </w:trPrChange>
        </w:trPr>
        <w:tc>
          <w:tcPr>
            <w:tcW w:w="1242" w:type="dxa"/>
            <w:shd w:val="clear" w:color="auto" w:fill="D9D9D9" w:themeFill="background1" w:themeFillShade="D9"/>
            <w:tcPrChange w:id="699" w:author="Reinhard Janning" w:date="2014-04-22T13:08:00Z">
              <w:tcPr>
                <w:tcW w:w="1242" w:type="dxa"/>
              </w:tcPr>
            </w:tcPrChange>
          </w:tcPr>
          <w:p w14:paraId="3AC5A1C5" w14:textId="77777777" w:rsidR="00E40433" w:rsidRPr="00EA2ABC" w:rsidRDefault="00E40433">
            <w:pPr>
              <w:rPr>
                <w:ins w:id="700" w:author="Reinhard Janning" w:date="2014-04-22T12:40:00Z"/>
                <w:lang w:val="de-DE"/>
              </w:rPr>
            </w:pPr>
          </w:p>
        </w:tc>
        <w:tc>
          <w:tcPr>
            <w:tcW w:w="4895" w:type="dxa"/>
            <w:gridSpan w:val="2"/>
            <w:shd w:val="clear" w:color="auto" w:fill="D9D9D9" w:themeFill="background1" w:themeFillShade="D9"/>
            <w:tcPrChange w:id="701" w:author="Reinhard Janning" w:date="2014-04-22T13:08:00Z">
              <w:tcPr>
                <w:tcW w:w="4895" w:type="dxa"/>
                <w:gridSpan w:val="3"/>
              </w:tcPr>
            </w:tcPrChange>
          </w:tcPr>
          <w:p w14:paraId="4ADBDC68" w14:textId="77777777" w:rsidR="00E40433" w:rsidRPr="00EA2ABC" w:rsidRDefault="00E40433">
            <w:pPr>
              <w:keepNext/>
              <w:keepLines/>
              <w:spacing w:before="200"/>
              <w:jc w:val="center"/>
              <w:outlineLvl w:val="8"/>
              <w:rPr>
                <w:ins w:id="702" w:author="Reinhard Janning" w:date="2014-04-22T12:40:00Z"/>
                <w:lang w:val="de-DE"/>
                <w:rPrChange w:id="703" w:author="Reinhard Janning" w:date="2014-04-22T12:46:00Z">
                  <w:rPr>
                    <w:ins w:id="704" w:author="Reinhard Janning" w:date="2014-04-22T12:40:00Z"/>
                    <w:i/>
                    <w:iCs/>
                    <w:color w:val="404040" w:themeColor="text1" w:themeTint="BF"/>
                    <w:lang w:val="de-DE"/>
                  </w:rPr>
                </w:rPrChange>
              </w:rPr>
            </w:pPr>
            <w:ins w:id="705" w:author="Reinhard Janning" w:date="2014-04-22T12:40:00Z">
              <w:r w:rsidRPr="00EA2ABC">
                <w:rPr>
                  <w:lang w:val="de-DE"/>
                </w:rPr>
                <w:t>Shares</w:t>
              </w:r>
            </w:ins>
          </w:p>
        </w:tc>
        <w:tc>
          <w:tcPr>
            <w:tcW w:w="3069" w:type="dxa"/>
            <w:shd w:val="clear" w:color="auto" w:fill="D9D9D9" w:themeFill="background1" w:themeFillShade="D9"/>
            <w:tcPrChange w:id="706" w:author="Reinhard Janning" w:date="2014-04-22T13:08:00Z">
              <w:tcPr>
                <w:tcW w:w="3069" w:type="dxa"/>
              </w:tcPr>
            </w:tcPrChange>
          </w:tcPr>
          <w:p w14:paraId="6FA35373" w14:textId="77777777" w:rsidR="00E40433" w:rsidRPr="00EA2ABC" w:rsidRDefault="00E40433">
            <w:pPr>
              <w:keepNext/>
              <w:keepLines/>
              <w:spacing w:before="200"/>
              <w:ind w:left="360"/>
              <w:jc w:val="center"/>
              <w:outlineLvl w:val="8"/>
              <w:rPr>
                <w:ins w:id="707" w:author="Reinhard Janning" w:date="2014-04-22T12:40:00Z"/>
                <w:lang w:val="de-DE"/>
                <w:rPrChange w:id="708" w:author="Reinhard Janning" w:date="2014-04-22T12:46:00Z">
                  <w:rPr>
                    <w:ins w:id="709" w:author="Reinhard Janning" w:date="2014-04-22T12:40:00Z"/>
                    <w:i/>
                    <w:iCs/>
                    <w:color w:val="404040" w:themeColor="text1" w:themeTint="BF"/>
                    <w:lang w:val="de-DE"/>
                  </w:rPr>
                </w:rPrChange>
              </w:rPr>
              <w:pPrChange w:id="710" w:author="Reinhard Janning" w:date="2014-04-23T11:53:00Z">
                <w:pPr>
                  <w:keepNext/>
                  <w:keepLines/>
                  <w:numPr>
                    <w:ilvl w:val="5"/>
                    <w:numId w:val="6"/>
                  </w:numPr>
                  <w:spacing w:before="200"/>
                  <w:ind w:left="1512" w:hanging="1152"/>
                  <w:jc w:val="center"/>
                  <w:outlineLvl w:val="8"/>
                </w:pPr>
              </w:pPrChange>
            </w:pPr>
            <w:ins w:id="711" w:author="Reinhard Janning" w:date="2014-04-22T12:40:00Z">
              <w:r w:rsidRPr="00EA2ABC">
                <w:rPr>
                  <w:lang w:val="de-DE"/>
                </w:rPr>
                <w:t>Cash</w:t>
              </w:r>
            </w:ins>
          </w:p>
        </w:tc>
      </w:tr>
      <w:tr w:rsidR="00E40433" w:rsidRPr="00EA2ABC" w14:paraId="399E314F" w14:textId="77777777" w:rsidTr="009C0626">
        <w:trPr>
          <w:ins w:id="712" w:author="Reinhard Janning" w:date="2014-04-22T12:40:00Z"/>
          <w:trPrChange w:id="713" w:author="Reinhard Janning" w:date="2014-04-22T13:07:00Z">
            <w:trPr>
              <w:gridAfter w:val="0"/>
            </w:trPr>
          </w:trPrChange>
        </w:trPr>
        <w:tc>
          <w:tcPr>
            <w:tcW w:w="1242" w:type="dxa"/>
            <w:shd w:val="clear" w:color="auto" w:fill="FBD4B4" w:themeFill="accent6" w:themeFillTint="66"/>
            <w:tcPrChange w:id="714" w:author="Reinhard Janning" w:date="2014-04-22T13:07:00Z">
              <w:tcPr>
                <w:tcW w:w="1242" w:type="dxa"/>
              </w:tcPr>
            </w:tcPrChange>
          </w:tcPr>
          <w:p w14:paraId="1A61C9B5" w14:textId="77777777" w:rsidR="00E40433" w:rsidRPr="00EA2ABC" w:rsidRDefault="00E40433">
            <w:pPr>
              <w:keepNext/>
              <w:keepLines/>
              <w:spacing w:before="200"/>
              <w:ind w:left="360"/>
              <w:outlineLvl w:val="8"/>
              <w:rPr>
                <w:ins w:id="715" w:author="Reinhard Janning" w:date="2014-04-22T12:40:00Z"/>
                <w:lang w:val="de-DE"/>
                <w:rPrChange w:id="716" w:author="Reinhard Janning" w:date="2014-04-22T12:46:00Z">
                  <w:rPr>
                    <w:ins w:id="717" w:author="Reinhard Janning" w:date="2014-04-22T12:40:00Z"/>
                    <w:i/>
                    <w:iCs/>
                    <w:color w:val="404040" w:themeColor="text1" w:themeTint="BF"/>
                    <w:lang w:val="de-DE"/>
                  </w:rPr>
                </w:rPrChange>
              </w:rPr>
              <w:pPrChange w:id="718" w:author="Reinhard Janning" w:date="2014-04-23T11:53:00Z">
                <w:pPr>
                  <w:keepNext/>
                  <w:keepLines/>
                  <w:numPr>
                    <w:ilvl w:val="5"/>
                    <w:numId w:val="6"/>
                  </w:numPr>
                  <w:spacing w:before="200"/>
                  <w:ind w:left="1512" w:hanging="1152"/>
                  <w:outlineLvl w:val="8"/>
                </w:pPr>
              </w:pPrChange>
            </w:pPr>
            <w:ins w:id="719" w:author="Reinhard Janning" w:date="2014-04-22T12:40:00Z">
              <w:r w:rsidRPr="00EA2ABC">
                <w:rPr>
                  <w:lang w:val="de-DE"/>
                </w:rPr>
                <w:t>Erwin</w:t>
              </w:r>
            </w:ins>
          </w:p>
        </w:tc>
        <w:tc>
          <w:tcPr>
            <w:tcW w:w="2842" w:type="dxa"/>
            <w:shd w:val="clear" w:color="auto" w:fill="FBD4B4" w:themeFill="accent6" w:themeFillTint="66"/>
            <w:tcPrChange w:id="720" w:author="Reinhard Janning" w:date="2014-04-22T13:07:00Z">
              <w:tcPr>
                <w:tcW w:w="2842" w:type="dxa"/>
                <w:gridSpan w:val="2"/>
              </w:tcPr>
            </w:tcPrChange>
          </w:tcPr>
          <w:p w14:paraId="3483F77A" w14:textId="77777777" w:rsidR="00E40433" w:rsidRPr="00EA2ABC" w:rsidRDefault="00E40433">
            <w:pPr>
              <w:keepNext/>
              <w:keepLines/>
              <w:spacing w:before="200"/>
              <w:ind w:left="360"/>
              <w:jc w:val="center"/>
              <w:outlineLvl w:val="8"/>
              <w:rPr>
                <w:ins w:id="721" w:author="Reinhard Janning" w:date="2014-04-22T12:40:00Z"/>
                <w:lang w:val="de-DE"/>
                <w:rPrChange w:id="722" w:author="Reinhard Janning" w:date="2014-04-22T12:46:00Z">
                  <w:rPr>
                    <w:ins w:id="723" w:author="Reinhard Janning" w:date="2014-04-22T12:40:00Z"/>
                    <w:i/>
                    <w:iCs/>
                    <w:color w:val="404040" w:themeColor="text1" w:themeTint="BF"/>
                    <w:lang w:val="de-DE"/>
                  </w:rPr>
                </w:rPrChange>
              </w:rPr>
              <w:pPrChange w:id="724" w:author="Reinhard Janning" w:date="2014-04-23T11:53:00Z">
                <w:pPr>
                  <w:keepNext/>
                  <w:keepLines/>
                  <w:numPr>
                    <w:ilvl w:val="5"/>
                    <w:numId w:val="6"/>
                  </w:numPr>
                  <w:spacing w:before="200"/>
                  <w:ind w:left="1512" w:hanging="1152"/>
                  <w:jc w:val="center"/>
                  <w:outlineLvl w:val="8"/>
                </w:pPr>
              </w:pPrChange>
            </w:pPr>
            <w:ins w:id="725" w:author="Reinhard Janning" w:date="2014-04-22T12:40:00Z">
              <w:r w:rsidRPr="00EA2ABC">
                <w:rPr>
                  <w:lang w:val="de-DE"/>
                </w:rPr>
                <w:t>0</w:t>
              </w:r>
            </w:ins>
          </w:p>
        </w:tc>
        <w:tc>
          <w:tcPr>
            <w:tcW w:w="2053" w:type="dxa"/>
            <w:shd w:val="clear" w:color="auto" w:fill="FBD4B4" w:themeFill="accent6" w:themeFillTint="66"/>
            <w:tcPrChange w:id="726" w:author="Reinhard Janning" w:date="2014-04-22T13:07:00Z">
              <w:tcPr>
                <w:tcW w:w="2053" w:type="dxa"/>
              </w:tcPr>
            </w:tcPrChange>
          </w:tcPr>
          <w:p w14:paraId="45B9CB2D" w14:textId="77777777" w:rsidR="00E40433" w:rsidRPr="00EA2ABC" w:rsidRDefault="00E40433">
            <w:pPr>
              <w:keepNext/>
              <w:keepLines/>
              <w:spacing w:before="200"/>
              <w:ind w:left="360"/>
              <w:jc w:val="center"/>
              <w:outlineLvl w:val="8"/>
              <w:rPr>
                <w:ins w:id="727" w:author="Reinhard Janning" w:date="2014-04-22T12:40:00Z"/>
                <w:lang w:val="de-DE"/>
                <w:rPrChange w:id="728" w:author="Reinhard Janning" w:date="2014-04-22T12:46:00Z">
                  <w:rPr>
                    <w:ins w:id="729" w:author="Reinhard Janning" w:date="2014-04-22T12:40:00Z"/>
                    <w:i/>
                    <w:iCs/>
                    <w:color w:val="404040" w:themeColor="text1" w:themeTint="BF"/>
                    <w:lang w:val="de-DE"/>
                  </w:rPr>
                </w:rPrChange>
              </w:rPr>
              <w:pPrChange w:id="730" w:author="Reinhard Janning" w:date="2014-04-23T11:53:00Z">
                <w:pPr>
                  <w:keepNext/>
                  <w:keepLines/>
                  <w:numPr>
                    <w:ilvl w:val="5"/>
                    <w:numId w:val="6"/>
                  </w:numPr>
                  <w:spacing w:before="200"/>
                  <w:ind w:left="1512" w:hanging="1152"/>
                  <w:jc w:val="center"/>
                  <w:outlineLvl w:val="8"/>
                </w:pPr>
              </w:pPrChange>
            </w:pPr>
            <w:ins w:id="731" w:author="Reinhard Janning" w:date="2014-04-22T12:40:00Z">
              <w:r w:rsidRPr="00EA2ABC">
                <w:rPr>
                  <w:lang w:val="de-DE"/>
                </w:rPr>
                <w:t>0</w:t>
              </w:r>
            </w:ins>
          </w:p>
        </w:tc>
        <w:tc>
          <w:tcPr>
            <w:tcW w:w="3069" w:type="dxa"/>
            <w:shd w:val="clear" w:color="auto" w:fill="FBD4B4" w:themeFill="accent6" w:themeFillTint="66"/>
            <w:tcPrChange w:id="732" w:author="Reinhard Janning" w:date="2014-04-22T13:07:00Z">
              <w:tcPr>
                <w:tcW w:w="3069" w:type="dxa"/>
              </w:tcPr>
            </w:tcPrChange>
          </w:tcPr>
          <w:p w14:paraId="03B45E9C" w14:textId="42D3FBF6" w:rsidR="00E40433" w:rsidRPr="00EA2ABC" w:rsidRDefault="001A3E50">
            <w:pPr>
              <w:keepNext/>
              <w:keepLines/>
              <w:spacing w:before="200"/>
              <w:ind w:left="360"/>
              <w:jc w:val="center"/>
              <w:outlineLvl w:val="8"/>
              <w:rPr>
                <w:ins w:id="733" w:author="Reinhard Janning" w:date="2014-04-22T12:40:00Z"/>
                <w:lang w:val="de-DE"/>
                <w:rPrChange w:id="734" w:author="Reinhard Janning" w:date="2014-04-22T12:46:00Z">
                  <w:rPr>
                    <w:ins w:id="735" w:author="Reinhard Janning" w:date="2014-04-22T12:40:00Z"/>
                    <w:i/>
                    <w:iCs/>
                    <w:color w:val="404040" w:themeColor="text1" w:themeTint="BF"/>
                    <w:lang w:val="de-DE"/>
                  </w:rPr>
                </w:rPrChange>
              </w:rPr>
              <w:pPrChange w:id="736" w:author="Reinhard Janning" w:date="2014-04-23T11:53:00Z">
                <w:pPr>
                  <w:keepNext/>
                  <w:keepLines/>
                  <w:numPr>
                    <w:ilvl w:val="5"/>
                    <w:numId w:val="6"/>
                  </w:numPr>
                  <w:spacing w:before="200"/>
                  <w:ind w:left="1512" w:hanging="1152"/>
                  <w:jc w:val="center"/>
                  <w:outlineLvl w:val="8"/>
                </w:pPr>
              </w:pPrChange>
            </w:pPr>
            <w:ins w:id="737" w:author="Reinhard Janning" w:date="2014-04-22T12:40:00Z">
              <w:r w:rsidRPr="00EA2ABC">
                <w:rPr>
                  <w:lang w:val="de-DE"/>
                </w:rPr>
                <w:t>1.47</w:t>
              </w:r>
              <w:r w:rsidR="00E40433" w:rsidRPr="00EA2ABC">
                <w:rPr>
                  <w:lang w:val="de-DE"/>
                </w:rPr>
                <w:t>0.000</w:t>
              </w:r>
            </w:ins>
            <w:ins w:id="738" w:author="Reinhard Janning" w:date="2014-04-22T12:41:00Z">
              <w:r w:rsidRPr="00EA2ABC">
                <w:rPr>
                  <w:lang w:val="de-DE"/>
                </w:rPr>
                <w:t xml:space="preserve"> EUR</w:t>
              </w:r>
            </w:ins>
          </w:p>
        </w:tc>
      </w:tr>
      <w:tr w:rsidR="00E40433" w:rsidRPr="00EA2ABC" w14:paraId="343CDB3A" w14:textId="77777777" w:rsidTr="009C0626">
        <w:trPr>
          <w:ins w:id="739" w:author="Reinhard Janning" w:date="2014-04-22T12:40:00Z"/>
          <w:trPrChange w:id="740" w:author="Reinhard Janning" w:date="2014-04-22T13:08:00Z">
            <w:trPr>
              <w:gridAfter w:val="0"/>
            </w:trPr>
          </w:trPrChange>
        </w:trPr>
        <w:tc>
          <w:tcPr>
            <w:tcW w:w="1242" w:type="dxa"/>
            <w:shd w:val="clear" w:color="auto" w:fill="D6E3BC" w:themeFill="accent3" w:themeFillTint="66"/>
            <w:tcPrChange w:id="741" w:author="Reinhard Janning" w:date="2014-04-22T13:08:00Z">
              <w:tcPr>
                <w:tcW w:w="1242" w:type="dxa"/>
              </w:tcPr>
            </w:tcPrChange>
          </w:tcPr>
          <w:p w14:paraId="04D664BE" w14:textId="77777777" w:rsidR="00E40433" w:rsidRPr="00EA2ABC" w:rsidRDefault="00E40433">
            <w:pPr>
              <w:keepNext/>
              <w:keepLines/>
              <w:spacing w:before="200"/>
              <w:ind w:left="360"/>
              <w:outlineLvl w:val="8"/>
              <w:rPr>
                <w:ins w:id="742" w:author="Reinhard Janning" w:date="2014-04-22T12:40:00Z"/>
                <w:lang w:val="de-DE"/>
                <w:rPrChange w:id="743" w:author="Reinhard Janning" w:date="2014-04-22T12:46:00Z">
                  <w:rPr>
                    <w:ins w:id="744" w:author="Reinhard Janning" w:date="2014-04-22T12:40:00Z"/>
                    <w:i/>
                    <w:iCs/>
                    <w:color w:val="404040" w:themeColor="text1" w:themeTint="BF"/>
                    <w:lang w:val="de-DE"/>
                  </w:rPr>
                </w:rPrChange>
              </w:rPr>
              <w:pPrChange w:id="745" w:author="Reinhard Janning" w:date="2014-04-23T11:53:00Z">
                <w:pPr>
                  <w:keepNext/>
                  <w:keepLines/>
                  <w:numPr>
                    <w:ilvl w:val="5"/>
                    <w:numId w:val="6"/>
                  </w:numPr>
                  <w:spacing w:before="200"/>
                  <w:ind w:left="1512" w:hanging="1152"/>
                  <w:outlineLvl w:val="8"/>
                </w:pPr>
              </w:pPrChange>
            </w:pPr>
            <w:ins w:id="746" w:author="Reinhard Janning" w:date="2014-04-22T12:40:00Z">
              <w:r w:rsidRPr="00EA2ABC">
                <w:rPr>
                  <w:lang w:val="de-DE"/>
                </w:rPr>
                <w:t>Reinhard</w:t>
              </w:r>
            </w:ins>
          </w:p>
        </w:tc>
        <w:tc>
          <w:tcPr>
            <w:tcW w:w="2842" w:type="dxa"/>
            <w:shd w:val="clear" w:color="auto" w:fill="D6E3BC" w:themeFill="accent3" w:themeFillTint="66"/>
            <w:tcPrChange w:id="747" w:author="Reinhard Janning" w:date="2014-04-22T13:08:00Z">
              <w:tcPr>
                <w:tcW w:w="2842" w:type="dxa"/>
                <w:gridSpan w:val="2"/>
              </w:tcPr>
            </w:tcPrChange>
          </w:tcPr>
          <w:p w14:paraId="2FE3739D" w14:textId="57D4A4DB" w:rsidR="00E40433" w:rsidRPr="00EA2ABC" w:rsidRDefault="00E40433">
            <w:pPr>
              <w:keepNext/>
              <w:keepLines/>
              <w:spacing w:before="200"/>
              <w:ind w:left="360"/>
              <w:jc w:val="center"/>
              <w:outlineLvl w:val="8"/>
              <w:rPr>
                <w:ins w:id="748" w:author="Reinhard Janning" w:date="2014-04-22T12:40:00Z"/>
                <w:lang w:val="de-DE"/>
                <w:rPrChange w:id="749" w:author="Reinhard Janning" w:date="2014-04-22T12:46:00Z">
                  <w:rPr>
                    <w:ins w:id="750" w:author="Reinhard Janning" w:date="2014-04-22T12:40:00Z"/>
                    <w:i/>
                    <w:iCs/>
                    <w:color w:val="404040" w:themeColor="text1" w:themeTint="BF"/>
                    <w:lang w:val="de-DE"/>
                  </w:rPr>
                </w:rPrChange>
              </w:rPr>
              <w:pPrChange w:id="751" w:author="Reinhard Janning" w:date="2014-04-23T11:53:00Z">
                <w:pPr>
                  <w:keepNext/>
                  <w:keepLines/>
                  <w:numPr>
                    <w:ilvl w:val="5"/>
                    <w:numId w:val="6"/>
                  </w:numPr>
                  <w:spacing w:before="200"/>
                  <w:ind w:left="1512" w:hanging="1152"/>
                  <w:jc w:val="center"/>
                  <w:outlineLvl w:val="8"/>
                </w:pPr>
              </w:pPrChange>
            </w:pPr>
            <w:ins w:id="752" w:author="Reinhard Janning" w:date="2014-04-22T12:40:00Z">
              <w:r w:rsidRPr="00EA2ABC">
                <w:rPr>
                  <w:lang w:val="de-DE"/>
                </w:rPr>
                <w:t>6,</w:t>
              </w:r>
            </w:ins>
            <w:ins w:id="753" w:author="Reinhard Janning" w:date="2014-04-22T12:42:00Z">
              <w:r w:rsidR="001A3E50" w:rsidRPr="00EA2ABC">
                <w:rPr>
                  <w:lang w:val="de-DE"/>
                </w:rPr>
                <w:t>82</w:t>
              </w:r>
            </w:ins>
            <w:ins w:id="754" w:author="Reinhard Janning" w:date="2014-04-22T12:40:00Z">
              <w:r w:rsidRPr="00EA2ABC">
                <w:rPr>
                  <w:lang w:val="de-DE"/>
                </w:rPr>
                <w:t>5%</w:t>
              </w:r>
            </w:ins>
          </w:p>
        </w:tc>
        <w:tc>
          <w:tcPr>
            <w:tcW w:w="2053" w:type="dxa"/>
            <w:shd w:val="clear" w:color="auto" w:fill="D6E3BC" w:themeFill="accent3" w:themeFillTint="66"/>
            <w:tcPrChange w:id="755" w:author="Reinhard Janning" w:date="2014-04-22T13:08:00Z">
              <w:tcPr>
                <w:tcW w:w="2053" w:type="dxa"/>
              </w:tcPr>
            </w:tcPrChange>
          </w:tcPr>
          <w:p w14:paraId="43D7166A" w14:textId="23FC64FF" w:rsidR="00E40433" w:rsidRPr="00EA2ABC" w:rsidRDefault="001A3E50">
            <w:pPr>
              <w:keepNext/>
              <w:keepLines/>
              <w:spacing w:before="200"/>
              <w:ind w:left="360"/>
              <w:jc w:val="center"/>
              <w:outlineLvl w:val="8"/>
              <w:rPr>
                <w:ins w:id="756" w:author="Reinhard Janning" w:date="2014-04-22T12:40:00Z"/>
                <w:lang w:val="de-DE"/>
                <w:rPrChange w:id="757" w:author="Reinhard Janning" w:date="2014-04-22T12:46:00Z">
                  <w:rPr>
                    <w:ins w:id="758" w:author="Reinhard Janning" w:date="2014-04-22T12:40:00Z"/>
                    <w:i/>
                    <w:iCs/>
                    <w:color w:val="404040" w:themeColor="text1" w:themeTint="BF"/>
                    <w:lang w:val="de-DE"/>
                  </w:rPr>
                </w:rPrChange>
              </w:rPr>
              <w:pPrChange w:id="759" w:author="Reinhard Janning" w:date="2014-04-23T11:53:00Z">
                <w:pPr>
                  <w:keepNext/>
                  <w:keepLines/>
                  <w:spacing w:before="200"/>
                  <w:jc w:val="center"/>
                  <w:outlineLvl w:val="8"/>
                </w:pPr>
              </w:pPrChange>
            </w:pPr>
            <w:ins w:id="760" w:author="Reinhard Janning" w:date="2014-04-22T12:40:00Z">
              <w:r w:rsidRPr="00EA2ABC">
                <w:rPr>
                  <w:lang w:val="de-DE"/>
                </w:rPr>
                <w:t>1.706</w:t>
              </w:r>
              <w:r w:rsidR="00E40433" w:rsidRPr="00EA2ABC">
                <w:rPr>
                  <w:lang w:val="de-DE"/>
                </w:rPr>
                <w:t>.</w:t>
              </w:r>
            </w:ins>
            <w:ins w:id="761" w:author="Reinhard Janning" w:date="2014-04-22T12:42:00Z">
              <w:r w:rsidRPr="00EA2ABC">
                <w:rPr>
                  <w:lang w:val="de-DE"/>
                </w:rPr>
                <w:t>25</w:t>
              </w:r>
            </w:ins>
            <w:ins w:id="762" w:author="Reinhard Janning" w:date="2014-04-22T12:40:00Z">
              <w:r w:rsidR="00E40433" w:rsidRPr="00EA2ABC">
                <w:rPr>
                  <w:lang w:val="de-DE"/>
                </w:rPr>
                <w:t>0 EUR</w:t>
              </w:r>
            </w:ins>
          </w:p>
        </w:tc>
        <w:tc>
          <w:tcPr>
            <w:tcW w:w="3069" w:type="dxa"/>
            <w:shd w:val="clear" w:color="auto" w:fill="D6E3BC" w:themeFill="accent3" w:themeFillTint="66"/>
            <w:tcPrChange w:id="763" w:author="Reinhard Janning" w:date="2014-04-22T13:08:00Z">
              <w:tcPr>
                <w:tcW w:w="3069" w:type="dxa"/>
              </w:tcPr>
            </w:tcPrChange>
          </w:tcPr>
          <w:p w14:paraId="2D83CC2E" w14:textId="77777777" w:rsidR="00E40433" w:rsidRPr="00EA2ABC" w:rsidRDefault="00E40433">
            <w:pPr>
              <w:keepNext/>
              <w:keepLines/>
              <w:spacing w:before="200"/>
              <w:ind w:left="360"/>
              <w:jc w:val="center"/>
              <w:outlineLvl w:val="8"/>
              <w:rPr>
                <w:ins w:id="764" w:author="Reinhard Janning" w:date="2014-04-22T12:40:00Z"/>
                <w:lang w:val="de-DE"/>
                <w:rPrChange w:id="765" w:author="Reinhard Janning" w:date="2014-04-22T12:46:00Z">
                  <w:rPr>
                    <w:ins w:id="766" w:author="Reinhard Janning" w:date="2014-04-22T12:40:00Z"/>
                    <w:i/>
                    <w:iCs/>
                    <w:color w:val="404040" w:themeColor="text1" w:themeTint="BF"/>
                    <w:lang w:val="de-DE"/>
                  </w:rPr>
                </w:rPrChange>
              </w:rPr>
              <w:pPrChange w:id="767" w:author="Reinhard Janning" w:date="2014-04-23T11:53:00Z">
                <w:pPr>
                  <w:keepNext/>
                  <w:keepLines/>
                  <w:numPr>
                    <w:ilvl w:val="5"/>
                    <w:numId w:val="6"/>
                  </w:numPr>
                  <w:spacing w:before="200"/>
                  <w:ind w:left="1512" w:hanging="1152"/>
                  <w:jc w:val="center"/>
                  <w:outlineLvl w:val="8"/>
                </w:pPr>
              </w:pPrChange>
            </w:pPr>
            <w:ins w:id="768" w:author="Reinhard Janning" w:date="2014-04-22T12:40:00Z">
              <w:r w:rsidRPr="00EA2ABC">
                <w:rPr>
                  <w:lang w:val="de-DE"/>
                </w:rPr>
                <w:t>800.000 EUR</w:t>
              </w:r>
            </w:ins>
          </w:p>
        </w:tc>
      </w:tr>
      <w:tr w:rsidR="00E40433" w:rsidRPr="00354509" w14:paraId="42017A2E" w14:textId="77777777" w:rsidTr="00E40433">
        <w:trPr>
          <w:ins w:id="769" w:author="Reinhard Janning" w:date="2014-04-22T12:40:00Z"/>
        </w:trPr>
        <w:tc>
          <w:tcPr>
            <w:tcW w:w="1242" w:type="dxa"/>
          </w:tcPr>
          <w:p w14:paraId="1DB303BC" w14:textId="77777777" w:rsidR="00E40433" w:rsidRPr="00354509" w:rsidRDefault="00E40433">
            <w:pPr>
              <w:keepNext/>
              <w:keepLines/>
              <w:spacing w:before="200"/>
              <w:ind w:left="360"/>
              <w:outlineLvl w:val="8"/>
              <w:rPr>
                <w:ins w:id="770" w:author="Reinhard Janning" w:date="2014-04-22T12:40:00Z"/>
                <w:b/>
                <w:u w:val="single"/>
                <w:lang w:val="de-DE"/>
                <w:rPrChange w:id="771" w:author="Reinhard Janning" w:date="2014-04-22T13:10:00Z">
                  <w:rPr>
                    <w:ins w:id="772" w:author="Reinhard Janning" w:date="2014-04-22T12:40:00Z"/>
                    <w:i/>
                    <w:iCs/>
                    <w:color w:val="404040" w:themeColor="text1" w:themeTint="BF"/>
                    <w:lang w:val="de-DE"/>
                  </w:rPr>
                </w:rPrChange>
              </w:rPr>
              <w:pPrChange w:id="773" w:author="Reinhard Janning" w:date="2014-04-23T11:53:00Z">
                <w:pPr>
                  <w:keepNext/>
                  <w:keepLines/>
                  <w:numPr>
                    <w:ilvl w:val="5"/>
                    <w:numId w:val="6"/>
                  </w:numPr>
                  <w:spacing w:before="200"/>
                  <w:ind w:left="1512" w:hanging="1152"/>
                  <w:outlineLvl w:val="8"/>
                </w:pPr>
              </w:pPrChange>
            </w:pPr>
            <w:ins w:id="774" w:author="Reinhard Janning" w:date="2014-04-22T12:40:00Z">
              <w:r w:rsidRPr="00354509">
                <w:rPr>
                  <w:b/>
                  <w:u w:val="single"/>
                  <w:lang w:val="de-DE"/>
                  <w:rPrChange w:id="775" w:author="Reinhard Janning" w:date="2014-04-22T13:10:00Z">
                    <w:rPr>
                      <w:lang w:val="de-DE"/>
                    </w:rPr>
                  </w:rPrChange>
                </w:rPr>
                <w:t>Total</w:t>
              </w:r>
            </w:ins>
          </w:p>
        </w:tc>
        <w:tc>
          <w:tcPr>
            <w:tcW w:w="7964" w:type="dxa"/>
            <w:gridSpan w:val="3"/>
          </w:tcPr>
          <w:p w14:paraId="77A2F798" w14:textId="06338F60" w:rsidR="00E40433" w:rsidRPr="00354509" w:rsidRDefault="00354509">
            <w:pPr>
              <w:jc w:val="center"/>
              <w:rPr>
                <w:ins w:id="776" w:author="Reinhard Janning" w:date="2014-04-22T12:40:00Z"/>
                <w:b/>
                <w:u w:val="single"/>
                <w:lang w:val="de-DE"/>
                <w:rPrChange w:id="777" w:author="Reinhard Janning" w:date="2014-04-22T13:10:00Z">
                  <w:rPr>
                    <w:ins w:id="778" w:author="Reinhard Janning" w:date="2014-04-22T12:40:00Z"/>
                    <w:i/>
                    <w:iCs/>
                    <w:color w:val="404040" w:themeColor="text1" w:themeTint="BF"/>
                    <w:lang w:val="de-DE"/>
                  </w:rPr>
                </w:rPrChange>
              </w:rPr>
              <w:pPrChange w:id="779" w:author="Reinhard Janning" w:date="2014-04-23T11:53:00Z">
                <w:pPr>
                  <w:keepNext/>
                  <w:keepLines/>
                  <w:spacing w:before="200"/>
                  <w:jc w:val="center"/>
                  <w:outlineLvl w:val="8"/>
                </w:pPr>
              </w:pPrChange>
            </w:pPr>
            <w:ins w:id="780" w:author="Reinhard Janning" w:date="2014-04-22T13:09:00Z">
              <w:r w:rsidRPr="00354509">
                <w:rPr>
                  <w:b/>
                  <w:u w:val="single"/>
                  <w:lang w:val="de-DE"/>
                  <w:rPrChange w:id="781" w:author="Reinhard Janning" w:date="2014-04-22T13:10:00Z">
                    <w:rPr>
                      <w:lang w:val="de-DE"/>
                    </w:rPr>
                  </w:rPrChange>
                </w:rPr>
                <w:t>3.976.250</w:t>
              </w:r>
            </w:ins>
            <w:ins w:id="782" w:author="Reinhard Janning" w:date="2014-04-23T15:17:00Z">
              <w:r w:rsidR="009C7615">
                <w:rPr>
                  <w:b/>
                  <w:u w:val="single"/>
                  <w:lang w:val="de-DE"/>
                </w:rPr>
                <w:t xml:space="preserve"> EUR</w:t>
              </w:r>
            </w:ins>
          </w:p>
        </w:tc>
      </w:tr>
    </w:tbl>
    <w:p w14:paraId="7A39487D" w14:textId="07BB20EF" w:rsidR="00D1494D" w:rsidRDefault="00D1494D">
      <w:pPr>
        <w:pStyle w:val="berschrift2"/>
        <w:rPr>
          <w:ins w:id="783" w:author="Reinhard Janning" w:date="2014-04-22T13:02:00Z"/>
          <w:lang w:val="de-DE"/>
        </w:rPr>
        <w:pPrChange w:id="784" w:author="Reinhard Janning" w:date="2014-04-22T12:49:00Z">
          <w:pPr/>
        </w:pPrChange>
      </w:pPr>
      <w:bookmarkStart w:id="785" w:name="_Toc259872833"/>
      <w:ins w:id="786" w:author="Reinhard Janning" w:date="2014-04-22T13:02:00Z">
        <w:r>
          <w:rPr>
            <w:lang w:val="de-DE"/>
          </w:rPr>
          <w:t>Zahlungsplan:</w:t>
        </w:r>
        <w:bookmarkEnd w:id="785"/>
      </w:ins>
    </w:p>
    <w:p w14:paraId="261B7DF0" w14:textId="3A8D5E5D" w:rsidR="00D1494D" w:rsidRDefault="00D1494D">
      <w:pPr>
        <w:rPr>
          <w:ins w:id="787" w:author="Reinhard Janning" w:date="2014-04-22T13:02:00Z"/>
          <w:lang w:val="de-DE"/>
        </w:rPr>
      </w:pPr>
      <w:ins w:id="788" w:author="Reinhard Janning" w:date="2014-04-22T13:02:00Z">
        <w:r>
          <w:rPr>
            <w:lang w:val="de-DE"/>
          </w:rPr>
          <w:t xml:space="preserve">Der Kaufpreis </w:t>
        </w:r>
      </w:ins>
      <w:ins w:id="789" w:author="Reinhard Janning" w:date="2014-04-23T15:18:00Z">
        <w:r w:rsidR="009C7615">
          <w:rPr>
            <w:lang w:val="de-DE"/>
          </w:rPr>
          <w:t xml:space="preserve">gem. Szenario 2 </w:t>
        </w:r>
      </w:ins>
      <w:ins w:id="790" w:author="Reinhard Janning" w:date="2014-04-22T13:02:00Z">
        <w:r>
          <w:rPr>
            <w:lang w:val="de-DE"/>
          </w:rPr>
          <w:t>wird mit Ver</w:t>
        </w:r>
        <w:r w:rsidR="00325783">
          <w:rPr>
            <w:lang w:val="de-DE"/>
          </w:rPr>
          <w:t xml:space="preserve">tragsunterzeichnung fällig. </w:t>
        </w:r>
      </w:ins>
      <w:ins w:id="791" w:author="Reinhard Janning" w:date="2014-04-23T15:18:00Z">
        <w:r w:rsidR="009C7615">
          <w:rPr>
            <w:lang w:val="de-DE"/>
          </w:rPr>
          <w:t>Der restliche</w:t>
        </w:r>
      </w:ins>
      <w:ins w:id="792" w:author="Reinhard Janning" w:date="2014-04-22T13:02:00Z">
        <w:r w:rsidR="00325783">
          <w:rPr>
            <w:lang w:val="de-DE"/>
          </w:rPr>
          <w:t xml:space="preserve"> Anteil </w:t>
        </w:r>
      </w:ins>
      <w:ins w:id="793" w:author="Reinhard Janning" w:date="2014-04-23T15:18:00Z">
        <w:r w:rsidR="00A10EA4">
          <w:rPr>
            <w:lang w:val="de-DE"/>
          </w:rPr>
          <w:t>gem. Zielerreichung</w:t>
        </w:r>
      </w:ins>
      <w:ins w:id="794" w:author="Reinhard Janning" w:date="2014-04-22T13:05:00Z">
        <w:r w:rsidR="005F4618">
          <w:rPr>
            <w:lang w:val="de-DE"/>
          </w:rPr>
          <w:t xml:space="preserve"> wird </w:t>
        </w:r>
      </w:ins>
      <w:ins w:id="795" w:author="Reinhard Janning" w:date="2014-04-23T15:19:00Z">
        <w:r w:rsidR="00A10EA4">
          <w:rPr>
            <w:lang w:val="de-DE"/>
          </w:rPr>
          <w:t>nach</w:t>
        </w:r>
      </w:ins>
      <w:ins w:id="796" w:author="Reinhard Janning" w:date="2014-04-22T13:05:00Z">
        <w:r w:rsidR="005F4618">
          <w:rPr>
            <w:lang w:val="de-DE"/>
          </w:rPr>
          <w:t xml:space="preserve"> Feststellung des Jahresabschlusses 2014 </w:t>
        </w:r>
      </w:ins>
      <w:ins w:id="797" w:author="Reinhard Janning" w:date="2014-04-23T15:19:00Z">
        <w:r w:rsidR="00A10EA4">
          <w:rPr>
            <w:lang w:val="de-DE"/>
          </w:rPr>
          <w:t>ggf. ausgezahlt</w:t>
        </w:r>
      </w:ins>
      <w:ins w:id="798" w:author="Reinhard Janning" w:date="2014-04-22T13:05:00Z">
        <w:r w:rsidR="005F4618">
          <w:rPr>
            <w:lang w:val="de-DE"/>
          </w:rPr>
          <w:t>.</w:t>
        </w:r>
      </w:ins>
    </w:p>
    <w:p w14:paraId="392A93BB" w14:textId="7F4DF64A" w:rsidR="00F16AFD" w:rsidRDefault="007438E7">
      <w:pPr>
        <w:pStyle w:val="berschrift2"/>
        <w:rPr>
          <w:ins w:id="799" w:author="Reinhard Janning" w:date="2014-04-22T12:29:00Z"/>
          <w:lang w:val="de-DE"/>
        </w:rPr>
        <w:pPrChange w:id="800" w:author="Reinhard Janning" w:date="2014-04-22T12:49:00Z">
          <w:pPr/>
        </w:pPrChange>
      </w:pPr>
      <w:bookmarkStart w:id="801" w:name="_Toc259872834"/>
      <w:ins w:id="802" w:author="Reinhard Janning" w:date="2014-04-22T12:29:00Z">
        <w:r>
          <w:rPr>
            <w:lang w:val="de-DE"/>
          </w:rPr>
          <w:t>Sonstiges</w:t>
        </w:r>
        <w:bookmarkEnd w:id="801"/>
      </w:ins>
    </w:p>
    <w:p w14:paraId="7E0E227C" w14:textId="4D387316" w:rsidR="007438E7" w:rsidRDefault="007438E7">
      <w:pPr>
        <w:rPr>
          <w:ins w:id="803" w:author="Reinhard Janning" w:date="2014-04-22T12:28:00Z"/>
          <w:lang w:val="de-DE"/>
        </w:rPr>
      </w:pPr>
      <w:ins w:id="804" w:author="Reinhard Janning" w:date="2014-04-22T12:49:00Z">
        <w:r>
          <w:rPr>
            <w:lang w:val="de-DE"/>
          </w:rPr>
          <w:t xml:space="preserve">Vor dem Verkauf findet eine Gewinnausschüttung an die Altgesellschafter  der DemandGen Deutschland GmbH in Höhe von 125.000 EUR statt, sofern die liquiden Mittel ausreichen und Working Capital vorhanden ist </w:t>
        </w:r>
        <w:r w:rsidRPr="00693321">
          <w:rPr>
            <w:color w:val="FF0000"/>
            <w:lang w:val="de-DE"/>
          </w:rPr>
          <w:t>(Definition Working Capital?).</w:t>
        </w:r>
        <w:r>
          <w:rPr>
            <w:lang w:val="de-DE"/>
          </w:rPr>
          <w:t xml:space="preserve"> Darüber hinaus bleiben sämtliche Vermögen in den jeweiligen Gesellschaften.</w:t>
        </w:r>
      </w:ins>
    </w:p>
    <w:p w14:paraId="50FE7C9B" w14:textId="77777777" w:rsidR="004D1AA7" w:rsidRPr="00777892" w:rsidRDefault="004D1AA7">
      <w:pPr>
        <w:pStyle w:val="berschrift1"/>
        <w:rPr>
          <w:lang w:val="de-DE"/>
        </w:rPr>
      </w:pPr>
      <w:bookmarkStart w:id="805" w:name="_Toc259872835"/>
      <w:r>
        <w:rPr>
          <w:lang w:val="de-DE"/>
        </w:rPr>
        <w:t>Zeitplan:</w:t>
      </w:r>
      <w:bookmarkEnd w:id="805"/>
    </w:p>
    <w:p w14:paraId="4DFF35A7" w14:textId="77777777" w:rsidR="004D1AA7" w:rsidRDefault="004D1AA7" w:rsidP="004D1AA7">
      <w:pPr>
        <w:numPr>
          <w:ilvl w:val="0"/>
          <w:numId w:val="11"/>
        </w:numPr>
        <w:shd w:val="clear" w:color="auto" w:fill="FFFFFF"/>
        <w:spacing w:before="100" w:beforeAutospacing="1" w:after="100" w:afterAutospacing="1"/>
        <w:rPr>
          <w:rFonts w:eastAsia="Times New Roman" w:cs="Calibri"/>
          <w:color w:val="000000"/>
          <w:lang w:val="de-DE"/>
        </w:rPr>
      </w:pPr>
      <w:r>
        <w:rPr>
          <w:rFonts w:eastAsia="Times New Roman" w:cs="Calibri"/>
          <w:color w:val="000000"/>
          <w:lang w:val="de-DE"/>
        </w:rPr>
        <w:t>bis 10. Mai - Grundsätzliche Entscheidung von Euch, ob Ihr uns einen LOI vorlegen wollt und Einigkeit über den Zeitplan.</w:t>
      </w:r>
    </w:p>
    <w:p w14:paraId="52BA1E5C" w14:textId="77777777" w:rsidR="004D1AA7" w:rsidRDefault="004D1AA7" w:rsidP="004D1AA7">
      <w:pPr>
        <w:numPr>
          <w:ilvl w:val="0"/>
          <w:numId w:val="11"/>
        </w:numPr>
        <w:shd w:val="clear" w:color="auto" w:fill="FFFFFF"/>
        <w:spacing w:before="100" w:beforeAutospacing="1" w:after="100" w:afterAutospacing="1"/>
        <w:rPr>
          <w:rFonts w:eastAsia="Times New Roman" w:cs="Calibri"/>
          <w:color w:val="000000"/>
          <w:lang w:val="de-DE"/>
        </w:rPr>
      </w:pPr>
      <w:r>
        <w:rPr>
          <w:rFonts w:eastAsia="Times New Roman" w:cs="Calibri"/>
          <w:color w:val="000000"/>
          <w:lang w:val="de-DE"/>
        </w:rPr>
        <w:t>bis 17. Mai - Vorlage eines verbindlichen LOIs sowie einer Liste der Dokumente, die im Rahmen der DD geprüft werden sollen.</w:t>
      </w:r>
    </w:p>
    <w:p w14:paraId="492B8F54" w14:textId="77777777" w:rsidR="004D1AA7" w:rsidRDefault="004D1AA7" w:rsidP="004D1AA7">
      <w:pPr>
        <w:numPr>
          <w:ilvl w:val="0"/>
          <w:numId w:val="11"/>
        </w:numPr>
        <w:shd w:val="clear" w:color="auto" w:fill="FFFFFF"/>
        <w:spacing w:before="100" w:beforeAutospacing="1" w:after="100" w:afterAutospacing="1"/>
        <w:rPr>
          <w:rFonts w:eastAsia="Times New Roman" w:cs="Calibri"/>
          <w:color w:val="000000"/>
          <w:lang w:val="de-DE"/>
        </w:rPr>
      </w:pPr>
      <w:r>
        <w:rPr>
          <w:rFonts w:eastAsia="Times New Roman" w:cs="Calibri"/>
          <w:color w:val="000000"/>
          <w:lang w:val="de-DE"/>
        </w:rPr>
        <w:t xml:space="preserve">bis 24. Mai - Unterschrift des LOI und Beginn der Due </w:t>
      </w:r>
      <w:proofErr w:type="spellStart"/>
      <w:r>
        <w:rPr>
          <w:rFonts w:eastAsia="Times New Roman" w:cs="Calibri"/>
          <w:color w:val="000000"/>
          <w:lang w:val="de-DE"/>
        </w:rPr>
        <w:t>Dilligence</w:t>
      </w:r>
      <w:proofErr w:type="spellEnd"/>
    </w:p>
    <w:p w14:paraId="2726768A" w14:textId="77777777" w:rsidR="004D1AA7" w:rsidRPr="00777892" w:rsidRDefault="004D1AA7" w:rsidP="004D1AA7">
      <w:pPr>
        <w:numPr>
          <w:ilvl w:val="0"/>
          <w:numId w:val="11"/>
        </w:numPr>
        <w:shd w:val="clear" w:color="auto" w:fill="FFFFFF"/>
        <w:spacing w:before="100" w:beforeAutospacing="1" w:after="100" w:afterAutospacing="1"/>
        <w:rPr>
          <w:rFonts w:eastAsia="Times New Roman" w:cs="Calibri"/>
          <w:color w:val="000000"/>
          <w:lang w:val="de-DE"/>
        </w:rPr>
      </w:pPr>
      <w:r w:rsidRPr="00777892">
        <w:rPr>
          <w:rFonts w:cs="Calibri"/>
          <w:color w:val="000000"/>
          <w:lang w:val="de-DE"/>
        </w:rPr>
        <w:lastRenderedPageBreak/>
        <w:t xml:space="preserve">Legal und HR DD so vorbereiten, dass wir zwischen dem 24. Mai und dem 28. Mai die Dokumente vorbereiten und Euch dann in einem Raum bei uns oder Euch im Office zur Verfügung stellen. </w:t>
      </w:r>
    </w:p>
    <w:p w14:paraId="099E4AA0" w14:textId="77777777" w:rsidR="004D1AA7" w:rsidRPr="00777892" w:rsidRDefault="004D1AA7" w:rsidP="004D1AA7">
      <w:pPr>
        <w:numPr>
          <w:ilvl w:val="0"/>
          <w:numId w:val="11"/>
        </w:numPr>
        <w:shd w:val="clear" w:color="auto" w:fill="FFFFFF"/>
        <w:spacing w:before="100" w:beforeAutospacing="1" w:after="100" w:afterAutospacing="1"/>
        <w:rPr>
          <w:rFonts w:eastAsia="Times New Roman" w:cs="Calibri"/>
          <w:color w:val="000000"/>
          <w:lang w:val="de-DE"/>
        </w:rPr>
      </w:pPr>
      <w:r w:rsidRPr="00777892">
        <w:rPr>
          <w:rFonts w:cs="Calibri"/>
          <w:color w:val="000000"/>
          <w:lang w:val="de-DE"/>
        </w:rPr>
        <w:t>Was die Financial DD angeht gehe ich davon aus, dass Ihr diese in Zusammenarbeit mit unserem Steuerberater in Darmstadt durchführt.</w:t>
      </w:r>
    </w:p>
    <w:p w14:paraId="18A1A256" w14:textId="77777777" w:rsidR="004D1AA7" w:rsidRPr="00777892" w:rsidRDefault="004D1AA7" w:rsidP="004D1AA7">
      <w:pPr>
        <w:numPr>
          <w:ilvl w:val="0"/>
          <w:numId w:val="11"/>
        </w:numPr>
        <w:shd w:val="clear" w:color="auto" w:fill="FFFFFF"/>
        <w:spacing w:before="100" w:beforeAutospacing="1" w:after="100" w:afterAutospacing="1"/>
        <w:rPr>
          <w:rFonts w:eastAsia="Times New Roman" w:cs="Calibri"/>
          <w:color w:val="000000"/>
          <w:lang w:val="de-DE"/>
        </w:rPr>
      </w:pPr>
      <w:r w:rsidRPr="00777892">
        <w:rPr>
          <w:rFonts w:cs="Calibri"/>
          <w:color w:val="000000"/>
          <w:lang w:val="de-DE"/>
        </w:rPr>
        <w:t>Juni - Vorbereitung und Verhandlung der Verträge</w:t>
      </w:r>
    </w:p>
    <w:p w14:paraId="0BDD784A" w14:textId="77777777" w:rsidR="004D1AA7" w:rsidRPr="00777892" w:rsidRDefault="004D1AA7" w:rsidP="004D1AA7">
      <w:pPr>
        <w:numPr>
          <w:ilvl w:val="0"/>
          <w:numId w:val="11"/>
        </w:numPr>
        <w:shd w:val="clear" w:color="auto" w:fill="FFFFFF"/>
        <w:spacing w:before="100" w:beforeAutospacing="1" w:after="100" w:afterAutospacing="1"/>
        <w:rPr>
          <w:rFonts w:eastAsia="Times New Roman" w:cs="Calibri"/>
          <w:color w:val="000000"/>
          <w:lang w:val="de-DE"/>
        </w:rPr>
      </w:pPr>
      <w:r w:rsidRPr="00777892">
        <w:rPr>
          <w:rFonts w:cs="Calibri"/>
          <w:color w:val="000000"/>
          <w:lang w:val="de-DE"/>
        </w:rPr>
        <w:t>Ende Juni - Abschluss der Transaktion</w:t>
      </w:r>
    </w:p>
    <w:p w14:paraId="4A5C6774" w14:textId="77777777" w:rsidR="004D1AA7" w:rsidRDefault="004D1AA7">
      <w:pPr>
        <w:rPr>
          <w:rFonts w:asciiTheme="majorHAnsi" w:eastAsiaTheme="majorEastAsia" w:hAnsiTheme="majorHAnsi" w:cstheme="majorBidi"/>
          <w:b/>
          <w:bCs/>
          <w:color w:val="008000"/>
          <w:sz w:val="32"/>
          <w:szCs w:val="32"/>
          <w:lang w:val="de-DE" w:eastAsia="ja-JP"/>
        </w:rPr>
      </w:pPr>
      <w:r>
        <w:rPr>
          <w:lang w:val="de-DE"/>
        </w:rPr>
        <w:br w:type="page"/>
      </w:r>
    </w:p>
    <w:p w14:paraId="340481E6" w14:textId="77777777" w:rsidR="007438E7" w:rsidRDefault="007438E7">
      <w:pPr>
        <w:pStyle w:val="berschrift1"/>
        <w:rPr>
          <w:ins w:id="806" w:author="Reinhard Janning" w:date="2014-04-22T12:48:00Z"/>
          <w:lang w:val="de-DE"/>
        </w:rPr>
      </w:pPr>
      <w:bookmarkStart w:id="807" w:name="_Toc259872836"/>
      <w:ins w:id="808" w:author="Reinhard Janning" w:date="2014-04-22T12:48:00Z">
        <w:r>
          <w:rPr>
            <w:lang w:val="de-DE"/>
          </w:rPr>
          <w:lastRenderedPageBreak/>
          <w:t>Schlüsselmitarbeiter/Mitarbeiterbeteiligung</w:t>
        </w:r>
        <w:bookmarkEnd w:id="807"/>
      </w:ins>
    </w:p>
    <w:p w14:paraId="2BF823E8" w14:textId="77777777" w:rsidR="007438E7" w:rsidRDefault="007438E7" w:rsidP="007438E7">
      <w:pPr>
        <w:rPr>
          <w:ins w:id="809" w:author="Reinhard Janning" w:date="2014-04-22T12:48:00Z"/>
          <w:color w:val="FF0000"/>
          <w:lang w:val="de-DE"/>
        </w:rPr>
      </w:pPr>
    </w:p>
    <w:p w14:paraId="01FB3C0A" w14:textId="77777777" w:rsidR="000E62C6" w:rsidRDefault="007438E7" w:rsidP="007438E7">
      <w:pPr>
        <w:rPr>
          <w:ins w:id="810" w:author="Reinhard Janning" w:date="2014-04-22T12:48:00Z"/>
          <w:lang w:val="de-DE"/>
        </w:rPr>
      </w:pPr>
      <w:ins w:id="811" w:author="Reinhard Janning" w:date="2014-04-22T12:48:00Z">
        <w:r w:rsidRPr="00693321">
          <w:rPr>
            <w:lang w:val="de-DE"/>
          </w:rPr>
          <w:t xml:space="preserve">Wichtig ist es, folgende Schlüsselpersonen von DemandGen </w:t>
        </w:r>
        <w:proofErr w:type="spellStart"/>
        <w:r w:rsidRPr="00693321">
          <w:rPr>
            <w:lang w:val="de-DE"/>
          </w:rPr>
          <w:t>proaktiv</w:t>
        </w:r>
        <w:proofErr w:type="spellEnd"/>
        <w:r w:rsidRPr="00693321">
          <w:rPr>
            <w:lang w:val="de-DE"/>
          </w:rPr>
          <w:t xml:space="preserve"> in di</w:t>
        </w:r>
        <w:r w:rsidR="000E62C6">
          <w:rPr>
            <w:lang w:val="de-DE"/>
          </w:rPr>
          <w:t>ese Zusammenführung einzubinden:</w:t>
        </w:r>
      </w:ins>
    </w:p>
    <w:p w14:paraId="422C04D3" w14:textId="77777777" w:rsidR="000E62C6" w:rsidRPr="000E62C6" w:rsidRDefault="000E62C6">
      <w:pPr>
        <w:pStyle w:val="Listenabsatz"/>
        <w:numPr>
          <w:ilvl w:val="0"/>
          <w:numId w:val="16"/>
        </w:numPr>
        <w:rPr>
          <w:ins w:id="812" w:author="Reinhard Janning" w:date="2014-04-23T11:54:00Z"/>
          <w:lang w:val="de-DE"/>
        </w:rPr>
        <w:pPrChange w:id="813" w:author="Reinhard Janning" w:date="2014-04-23T11:55:00Z">
          <w:pPr/>
        </w:pPrChange>
      </w:pPr>
      <w:ins w:id="814" w:author="Reinhard Janning" w:date="2014-04-23T11:54:00Z">
        <w:r w:rsidRPr="000E62C6">
          <w:rPr>
            <w:lang w:val="de-DE"/>
          </w:rPr>
          <w:t>Stefan Backes</w:t>
        </w:r>
      </w:ins>
    </w:p>
    <w:p w14:paraId="07B3E4B0" w14:textId="77777777" w:rsidR="000E62C6" w:rsidRPr="000E62C6" w:rsidRDefault="000E62C6">
      <w:pPr>
        <w:pStyle w:val="Listenabsatz"/>
        <w:numPr>
          <w:ilvl w:val="0"/>
          <w:numId w:val="16"/>
        </w:numPr>
        <w:rPr>
          <w:ins w:id="815" w:author="Reinhard Janning" w:date="2014-04-23T11:54:00Z"/>
          <w:lang w:val="de-DE"/>
        </w:rPr>
        <w:pPrChange w:id="816" w:author="Reinhard Janning" w:date="2014-04-23T11:55:00Z">
          <w:pPr/>
        </w:pPrChange>
      </w:pPr>
      <w:ins w:id="817" w:author="Reinhard Janning" w:date="2014-04-23T11:54:00Z">
        <w:r w:rsidRPr="000E62C6">
          <w:rPr>
            <w:lang w:val="de-DE"/>
          </w:rPr>
          <w:t>Isolde Fischer</w:t>
        </w:r>
      </w:ins>
    </w:p>
    <w:p w14:paraId="4F23CA6D" w14:textId="77777777" w:rsidR="000E62C6" w:rsidRPr="000E62C6" w:rsidRDefault="000E62C6">
      <w:pPr>
        <w:pStyle w:val="Listenabsatz"/>
        <w:numPr>
          <w:ilvl w:val="0"/>
          <w:numId w:val="16"/>
        </w:numPr>
        <w:rPr>
          <w:ins w:id="818" w:author="Reinhard Janning" w:date="2014-04-23T11:54:00Z"/>
          <w:lang w:val="de-DE"/>
        </w:rPr>
        <w:pPrChange w:id="819" w:author="Reinhard Janning" w:date="2014-04-23T11:55:00Z">
          <w:pPr/>
        </w:pPrChange>
      </w:pPr>
      <w:ins w:id="820" w:author="Reinhard Janning" w:date="2014-04-23T11:54:00Z">
        <w:r w:rsidRPr="000E62C6">
          <w:rPr>
            <w:lang w:val="de-DE"/>
          </w:rPr>
          <w:t>Julius Kindler</w:t>
        </w:r>
      </w:ins>
    </w:p>
    <w:p w14:paraId="39E48768" w14:textId="77777777" w:rsidR="000E62C6" w:rsidRPr="000E62C6" w:rsidRDefault="000E62C6">
      <w:pPr>
        <w:pStyle w:val="Listenabsatz"/>
        <w:numPr>
          <w:ilvl w:val="0"/>
          <w:numId w:val="16"/>
        </w:numPr>
        <w:rPr>
          <w:ins w:id="821" w:author="Reinhard Janning" w:date="2014-04-23T11:54:00Z"/>
          <w:lang w:val="de-DE"/>
        </w:rPr>
        <w:pPrChange w:id="822" w:author="Reinhard Janning" w:date="2014-04-23T11:55:00Z">
          <w:pPr/>
        </w:pPrChange>
      </w:pPr>
      <w:ins w:id="823" w:author="Reinhard Janning" w:date="2014-04-23T11:54:00Z">
        <w:r w:rsidRPr="000E62C6">
          <w:rPr>
            <w:lang w:val="de-DE"/>
          </w:rPr>
          <w:t>John Sweeney</w:t>
        </w:r>
      </w:ins>
    </w:p>
    <w:p w14:paraId="0DBF99A3" w14:textId="0888C603" w:rsidR="000E62C6" w:rsidRPr="000E62C6" w:rsidRDefault="00A10EA4">
      <w:pPr>
        <w:pStyle w:val="Listenabsatz"/>
        <w:numPr>
          <w:ilvl w:val="0"/>
          <w:numId w:val="16"/>
        </w:numPr>
        <w:rPr>
          <w:ins w:id="824" w:author="Reinhard Janning" w:date="2014-04-23T11:54:00Z"/>
          <w:lang w:val="de-DE"/>
        </w:rPr>
        <w:pPrChange w:id="825" w:author="Reinhard Janning" w:date="2014-04-23T11:55:00Z">
          <w:pPr/>
        </w:pPrChange>
      </w:pPr>
      <w:ins w:id="826" w:author="Reinhard Janning" w:date="2014-04-23T11:54:00Z">
        <w:r>
          <w:rPr>
            <w:lang w:val="de-DE"/>
          </w:rPr>
          <w:t xml:space="preserve">Joel </w:t>
        </w:r>
        <w:proofErr w:type="spellStart"/>
        <w:r>
          <w:rPr>
            <w:lang w:val="de-DE"/>
          </w:rPr>
          <w:t>Puznav</w:t>
        </w:r>
        <w:r w:rsidR="000E62C6" w:rsidRPr="000E62C6">
          <w:rPr>
            <w:lang w:val="de-DE"/>
          </w:rPr>
          <w:t>a</w:t>
        </w:r>
        <w:proofErr w:type="spellEnd"/>
      </w:ins>
    </w:p>
    <w:p w14:paraId="53C17B6A" w14:textId="77777777" w:rsidR="000E62C6" w:rsidRPr="000E62C6" w:rsidRDefault="000E62C6">
      <w:pPr>
        <w:pStyle w:val="Listenabsatz"/>
        <w:numPr>
          <w:ilvl w:val="0"/>
          <w:numId w:val="16"/>
        </w:numPr>
        <w:rPr>
          <w:ins w:id="827" w:author="Reinhard Janning" w:date="2014-04-23T11:54:00Z"/>
          <w:lang w:val="de-DE"/>
        </w:rPr>
        <w:pPrChange w:id="828" w:author="Reinhard Janning" w:date="2014-04-23T11:55:00Z">
          <w:pPr/>
        </w:pPrChange>
      </w:pPr>
      <w:ins w:id="829" w:author="Reinhard Janning" w:date="2014-04-23T11:54:00Z">
        <w:r w:rsidRPr="000E62C6">
          <w:rPr>
            <w:lang w:val="de-DE"/>
          </w:rPr>
          <w:t xml:space="preserve">Delphine </w:t>
        </w:r>
        <w:proofErr w:type="spellStart"/>
        <w:r w:rsidRPr="000E62C6">
          <w:rPr>
            <w:lang w:val="de-DE"/>
          </w:rPr>
          <w:t>Arvengas</w:t>
        </w:r>
        <w:proofErr w:type="spellEnd"/>
      </w:ins>
    </w:p>
    <w:p w14:paraId="41CBA585" w14:textId="77777777" w:rsidR="000E62C6" w:rsidRPr="000E62C6" w:rsidRDefault="000E62C6">
      <w:pPr>
        <w:pStyle w:val="Listenabsatz"/>
        <w:numPr>
          <w:ilvl w:val="0"/>
          <w:numId w:val="16"/>
        </w:numPr>
        <w:rPr>
          <w:ins w:id="830" w:author="Reinhard Janning" w:date="2014-04-23T11:54:00Z"/>
          <w:lang w:val="de-DE"/>
        </w:rPr>
        <w:pPrChange w:id="831" w:author="Reinhard Janning" w:date="2014-04-23T11:55:00Z">
          <w:pPr/>
        </w:pPrChange>
      </w:pPr>
      <w:ins w:id="832" w:author="Reinhard Janning" w:date="2014-04-23T11:54:00Z">
        <w:r w:rsidRPr="000E62C6">
          <w:rPr>
            <w:lang w:val="de-DE"/>
          </w:rPr>
          <w:t>Sieglinde Berner</w:t>
        </w:r>
      </w:ins>
    </w:p>
    <w:p w14:paraId="7CCEDE0D" w14:textId="77777777" w:rsidR="000E62C6" w:rsidRPr="000E62C6" w:rsidRDefault="000E62C6">
      <w:pPr>
        <w:pStyle w:val="Listenabsatz"/>
        <w:numPr>
          <w:ilvl w:val="0"/>
          <w:numId w:val="16"/>
        </w:numPr>
        <w:rPr>
          <w:ins w:id="833" w:author="Reinhard Janning" w:date="2014-04-23T11:54:00Z"/>
          <w:lang w:val="de-DE"/>
        </w:rPr>
        <w:pPrChange w:id="834" w:author="Reinhard Janning" w:date="2014-04-23T11:55:00Z">
          <w:pPr/>
        </w:pPrChange>
      </w:pPr>
      <w:ins w:id="835" w:author="Reinhard Janning" w:date="2014-04-23T11:54:00Z">
        <w:r w:rsidRPr="000E62C6">
          <w:rPr>
            <w:lang w:val="de-DE"/>
          </w:rPr>
          <w:t>Susan Kapfhammer</w:t>
        </w:r>
      </w:ins>
    </w:p>
    <w:p w14:paraId="2A00E888" w14:textId="273AB9E7" w:rsidR="000E62C6" w:rsidRDefault="000E62C6">
      <w:pPr>
        <w:pStyle w:val="Listenabsatz"/>
        <w:numPr>
          <w:ilvl w:val="0"/>
          <w:numId w:val="16"/>
        </w:numPr>
        <w:rPr>
          <w:ins w:id="836" w:author="Reinhard Janning" w:date="2014-04-23T11:55:00Z"/>
          <w:lang w:val="de-DE"/>
        </w:rPr>
        <w:pPrChange w:id="837" w:author="Reinhard Janning" w:date="2014-04-23T11:55:00Z">
          <w:pPr/>
        </w:pPrChange>
      </w:pPr>
      <w:ins w:id="838" w:author="Reinhard Janning" w:date="2014-04-23T11:54:00Z">
        <w:r w:rsidRPr="000E62C6">
          <w:rPr>
            <w:lang w:val="de-DE"/>
          </w:rPr>
          <w:t>Richard Harris</w:t>
        </w:r>
      </w:ins>
    </w:p>
    <w:p w14:paraId="70580741" w14:textId="7C1B37BB" w:rsidR="000E62C6" w:rsidRPr="000E62C6" w:rsidRDefault="000E62C6">
      <w:pPr>
        <w:pStyle w:val="Listenabsatz"/>
        <w:numPr>
          <w:ilvl w:val="0"/>
          <w:numId w:val="16"/>
        </w:numPr>
        <w:rPr>
          <w:ins w:id="839" w:author="Reinhard Janning" w:date="2014-04-23T11:54:00Z"/>
          <w:lang w:val="de-DE"/>
        </w:rPr>
        <w:pPrChange w:id="840" w:author="Reinhard Janning" w:date="2014-04-23T11:55:00Z">
          <w:pPr/>
        </w:pPrChange>
      </w:pPr>
      <w:ins w:id="841" w:author="Reinhard Janning" w:date="2014-04-23T11:55:00Z">
        <w:r>
          <w:rPr>
            <w:lang w:val="de-DE"/>
          </w:rPr>
          <w:t>Erol Jasaroski</w:t>
        </w:r>
      </w:ins>
    </w:p>
    <w:p w14:paraId="0F396094" w14:textId="77777777" w:rsidR="000E62C6" w:rsidRDefault="000E62C6" w:rsidP="007438E7">
      <w:pPr>
        <w:rPr>
          <w:ins w:id="842" w:author="Reinhard Janning" w:date="2014-04-23T11:54:00Z"/>
          <w:lang w:val="de-DE"/>
        </w:rPr>
      </w:pPr>
    </w:p>
    <w:p w14:paraId="698647F8" w14:textId="3EAAA625" w:rsidR="007438E7" w:rsidRPr="00693321" w:rsidRDefault="007438E7" w:rsidP="007438E7">
      <w:pPr>
        <w:rPr>
          <w:ins w:id="843" w:author="Reinhard Janning" w:date="2014-04-22T12:48:00Z"/>
          <w:lang w:val="de-DE"/>
        </w:rPr>
      </w:pPr>
      <w:ins w:id="844" w:author="Reinhard Janning" w:date="2014-04-22T12:48:00Z">
        <w:r w:rsidRPr="00693321">
          <w:rPr>
            <w:lang w:val="de-DE"/>
          </w:rPr>
          <w:t xml:space="preserve">Die Idee ist, diese Personen mit einem Gesamtbetrag von ca. 100.000€ zu </w:t>
        </w:r>
        <w:proofErr w:type="spellStart"/>
        <w:r w:rsidRPr="00693321">
          <w:rPr>
            <w:lang w:val="de-DE"/>
          </w:rPr>
          <w:t>incentivieren</w:t>
        </w:r>
        <w:proofErr w:type="spellEnd"/>
        <w:r w:rsidRPr="00693321">
          <w:rPr>
            <w:lang w:val="de-DE"/>
          </w:rPr>
          <w:t xml:space="preserve"> nach einem noch zu definierenden Verteilungsschlüssel. Es werden Ziele gemeinsam mit den jeweiligen Personen definiert.</w:t>
        </w:r>
      </w:ins>
      <w:ins w:id="845" w:author="Reinhard Janning" w:date="2014-04-23T11:56:00Z">
        <w:r w:rsidR="000E62C6">
          <w:rPr>
            <w:lang w:val="de-DE"/>
          </w:rPr>
          <w:t xml:space="preserve"> Der Bonusbetrag wird ausgezahlt, sofern das individuell vereinbarte Ziel erreicht wird und der Mitarbeiter sich am 31.12.2014 in einem ungekündigten Arbeitsverhältnis befindet.</w:t>
        </w:r>
      </w:ins>
    </w:p>
    <w:p w14:paraId="5F83DEA1" w14:textId="77777777" w:rsidR="007438E7" w:rsidRPr="00693321" w:rsidRDefault="007438E7" w:rsidP="007438E7">
      <w:pPr>
        <w:rPr>
          <w:ins w:id="846" w:author="Reinhard Janning" w:date="2014-04-22T12:48:00Z"/>
          <w:lang w:val="de-DE"/>
        </w:rPr>
      </w:pPr>
    </w:p>
    <w:p w14:paraId="720A918D" w14:textId="3512710E" w:rsidR="007438E7" w:rsidRPr="00693321" w:rsidRDefault="007438E7" w:rsidP="007438E7">
      <w:pPr>
        <w:rPr>
          <w:ins w:id="847" w:author="Reinhard Janning" w:date="2014-04-22T12:48:00Z"/>
          <w:lang w:val="de-DE"/>
        </w:rPr>
      </w:pPr>
      <w:ins w:id="848" w:author="Reinhard Janning" w:date="2014-04-22T12:48:00Z">
        <w:r w:rsidRPr="00693321">
          <w:rPr>
            <w:lang w:val="de-DE"/>
          </w:rPr>
          <w:t xml:space="preserve">Das ec4u Mitarbeiterbeteiligungsprogramm sollte bereits in 2014 auch </w:t>
        </w:r>
      </w:ins>
      <w:ins w:id="849" w:author="Reinhard Janning" w:date="2014-04-23T11:56:00Z">
        <w:r w:rsidR="000E62C6">
          <w:rPr>
            <w:lang w:val="de-DE"/>
          </w:rPr>
          <w:t>allen</w:t>
        </w:r>
      </w:ins>
      <w:ins w:id="850" w:author="Reinhard Janning" w:date="2014-04-22T12:48:00Z">
        <w:r w:rsidRPr="00693321">
          <w:rPr>
            <w:lang w:val="de-DE"/>
          </w:rPr>
          <w:t xml:space="preserve"> DemandGen Mitarbeitern angeboten werden. Vorschlag ist, das MA-Programm auf Q3/2014 zu schieben.</w:t>
        </w:r>
      </w:ins>
    </w:p>
    <w:p w14:paraId="55F9AC4C" w14:textId="77777777" w:rsidR="00463DFD" w:rsidRDefault="00926F01">
      <w:pPr>
        <w:pStyle w:val="berschrift1"/>
        <w:rPr>
          <w:lang w:val="de-DE"/>
        </w:rPr>
      </w:pPr>
      <w:bookmarkStart w:id="851" w:name="_Toc259872837"/>
      <w:r>
        <w:rPr>
          <w:lang w:val="de-DE"/>
        </w:rPr>
        <w:t>Firmierung und Marke</w:t>
      </w:r>
      <w:r w:rsidR="004D1AA7">
        <w:rPr>
          <w:lang w:val="de-DE"/>
        </w:rPr>
        <w:t xml:space="preserve"> DemandGen</w:t>
      </w:r>
      <w:bookmarkEnd w:id="851"/>
    </w:p>
    <w:p w14:paraId="6653D3AC" w14:textId="77777777" w:rsidR="00463DFD" w:rsidRDefault="00463DFD">
      <w:pPr>
        <w:rPr>
          <w:lang w:val="de-DE"/>
        </w:rPr>
      </w:pPr>
    </w:p>
    <w:p w14:paraId="38EC5530" w14:textId="77777777" w:rsidR="00463DFD" w:rsidRDefault="00463DFD">
      <w:pPr>
        <w:rPr>
          <w:lang w:val="de-DE"/>
        </w:rPr>
      </w:pPr>
      <w:r>
        <w:rPr>
          <w:lang w:val="de-DE"/>
        </w:rPr>
        <w:t xml:space="preserve">Die Marke „DemandGen“ gehört </w:t>
      </w:r>
      <w:proofErr w:type="spellStart"/>
      <w:r>
        <w:rPr>
          <w:lang w:val="de-DE"/>
        </w:rPr>
        <w:t>Mr</w:t>
      </w:r>
      <w:proofErr w:type="spellEnd"/>
      <w:r>
        <w:rPr>
          <w:lang w:val="de-DE"/>
        </w:rPr>
        <w:t xml:space="preserve"> David Lewis. Er ist Gründer und CEO von DemandGen International, einem amerikanischen </w:t>
      </w:r>
      <w:r w:rsidR="00173623">
        <w:rPr>
          <w:lang w:val="de-DE"/>
        </w:rPr>
        <w:t>Unternehmen</w:t>
      </w:r>
      <w:r>
        <w:rPr>
          <w:lang w:val="de-DE"/>
        </w:rPr>
        <w:t xml:space="preserve"> mit Sitz in Kalifornien/USA. </w:t>
      </w:r>
      <w:r w:rsidR="0031043E">
        <w:rPr>
          <w:lang w:val="de-DE"/>
        </w:rPr>
        <w:t xml:space="preserve">Im Jahre 2010 hat die DemandGen Deutschland GmbH für sich und alle Tochterunternehmen in Europa ein Lizenzabkommen mit DemandGen International abgeschlossen in dem die Marke „DemandGen“ lizensiert wurde. </w:t>
      </w:r>
      <w:r w:rsidR="00926F01">
        <w:rPr>
          <w:lang w:val="de-DE"/>
        </w:rPr>
        <w:t xml:space="preserve">Insbesondere ist darauf hinzuweisen, dass DemandGen Internation auch die Rechte an sämtlichen DemandGen- Domains hält.  </w:t>
      </w:r>
      <w:r>
        <w:rPr>
          <w:lang w:val="de-DE"/>
        </w:rPr>
        <w:t>Der Vertrag läuft am 31.12.2014 aus. DemandGen International hat außerdem ein außerordentliches Kündigungsrecht, mit dem sie mit einer Frist von drei Monaten die Lizenzvereinbarung kündigen kann.</w:t>
      </w:r>
      <w:r w:rsidR="00926F01">
        <w:rPr>
          <w:lang w:val="de-DE"/>
        </w:rPr>
        <w:t xml:space="preserve"> Es ist davon auszugehen, dass dieses außerordentliche Kündigungsrecht in Anspruch genommen wird, wenn sich die Beteiligungsverhältnisse bei der DemandGen Gruppe in Europa verändern.</w:t>
      </w:r>
    </w:p>
    <w:p w14:paraId="5D8CD4E6" w14:textId="77777777" w:rsidR="00024637" w:rsidRDefault="00024637">
      <w:pPr>
        <w:rPr>
          <w:lang w:val="de-DE"/>
        </w:rPr>
      </w:pPr>
    </w:p>
    <w:p w14:paraId="7ED059D0" w14:textId="77777777" w:rsidR="00024637" w:rsidRDefault="00173623">
      <w:pPr>
        <w:rPr>
          <w:lang w:val="de-DE"/>
        </w:rPr>
      </w:pPr>
      <w:r>
        <w:rPr>
          <w:lang w:val="de-DE"/>
        </w:rPr>
        <w:t xml:space="preserve">Unser </w:t>
      </w:r>
      <w:r w:rsidR="00024637">
        <w:rPr>
          <w:lang w:val="de-DE"/>
        </w:rPr>
        <w:t>Vorschlag:</w:t>
      </w:r>
    </w:p>
    <w:p w14:paraId="1A126DBC" w14:textId="77777777" w:rsidR="00024637" w:rsidRDefault="002622C6">
      <w:pPr>
        <w:rPr>
          <w:lang w:val="de-DE"/>
        </w:rPr>
      </w:pPr>
      <w:r>
        <w:rPr>
          <w:lang w:val="de-DE"/>
        </w:rPr>
        <w:t>Die DemandGen Gesellscha</w:t>
      </w:r>
      <w:r w:rsidR="000D66AF">
        <w:rPr>
          <w:lang w:val="de-DE"/>
        </w:rPr>
        <w:t>ften werden zum Tag der Übernah</w:t>
      </w:r>
      <w:r>
        <w:rPr>
          <w:lang w:val="de-DE"/>
        </w:rPr>
        <w:t>m</w:t>
      </w:r>
      <w:r w:rsidR="000D66AF">
        <w:rPr>
          <w:lang w:val="de-DE"/>
        </w:rPr>
        <w:t>e</w:t>
      </w:r>
      <w:r>
        <w:rPr>
          <w:lang w:val="de-DE"/>
        </w:rPr>
        <w:t xml:space="preserve"> unbenannt. </w:t>
      </w:r>
      <w:r w:rsidR="00024637">
        <w:rPr>
          <w:lang w:val="de-DE"/>
        </w:rPr>
        <w:t>Mit Bekan</w:t>
      </w:r>
      <w:r w:rsidR="000F7181">
        <w:rPr>
          <w:lang w:val="de-DE"/>
        </w:rPr>
        <w:t>ntgabe der Übernah</w:t>
      </w:r>
      <w:r w:rsidR="00024637">
        <w:rPr>
          <w:lang w:val="de-DE"/>
        </w:rPr>
        <w:t>m</w:t>
      </w:r>
      <w:r w:rsidR="000F7181">
        <w:rPr>
          <w:lang w:val="de-DE"/>
        </w:rPr>
        <w:t>e</w:t>
      </w:r>
      <w:r w:rsidR="00024637">
        <w:rPr>
          <w:lang w:val="de-DE"/>
        </w:rPr>
        <w:t xml:space="preserve"> sämtlicher Anteile erhält jeder Mitarbeiter eine ec4u-Emai</w:t>
      </w:r>
      <w:r w:rsidR="000F7181">
        <w:rPr>
          <w:lang w:val="de-DE"/>
        </w:rPr>
        <w:t>l</w:t>
      </w:r>
      <w:r w:rsidR="00024637">
        <w:rPr>
          <w:lang w:val="de-DE"/>
        </w:rPr>
        <w:t xml:space="preserve">adresse. Außerdem </w:t>
      </w:r>
      <w:r>
        <w:rPr>
          <w:lang w:val="de-DE"/>
        </w:rPr>
        <w:t>sollte</w:t>
      </w:r>
      <w:r w:rsidR="00024637">
        <w:rPr>
          <w:lang w:val="de-DE"/>
        </w:rPr>
        <w:t xml:space="preserve"> an dem Tag die neue Website </w:t>
      </w:r>
      <w:proofErr w:type="spellStart"/>
      <w:r w:rsidR="00024637">
        <w:rPr>
          <w:lang w:val="de-DE"/>
        </w:rPr>
        <w:t>gelauncht</w:t>
      </w:r>
      <w:proofErr w:type="spellEnd"/>
      <w:r w:rsidR="000F7181">
        <w:rPr>
          <w:lang w:val="de-DE"/>
        </w:rPr>
        <w:t xml:space="preserve"> werden</w:t>
      </w:r>
      <w:r w:rsidR="00024637">
        <w:rPr>
          <w:lang w:val="de-DE"/>
        </w:rPr>
        <w:t xml:space="preserve">. Damit ist sichergestellt, dass der Markt, Kunden, Partner und Interessenten die vollen drei Monate </w:t>
      </w:r>
      <w:r w:rsidR="00173623">
        <w:rPr>
          <w:lang w:val="de-DE"/>
        </w:rPr>
        <w:t xml:space="preserve">auf die neue Firmierung gewöhnt werden. </w:t>
      </w:r>
      <w:r w:rsidR="00DC2F0C">
        <w:rPr>
          <w:lang w:val="de-DE"/>
        </w:rPr>
        <w:t>Im „</w:t>
      </w:r>
      <w:proofErr w:type="spellStart"/>
      <w:r w:rsidR="00DC2F0C">
        <w:rPr>
          <w:lang w:val="de-DE"/>
        </w:rPr>
        <w:t>Worst-</w:t>
      </w:r>
      <w:del w:id="852" w:author="Reinhard Janning" w:date="2014-04-23T11:57:00Z">
        <w:r w:rsidR="00DC2F0C" w:rsidDel="000E62C6">
          <w:rPr>
            <w:lang w:val="de-DE"/>
          </w:rPr>
          <w:delText>.</w:delText>
        </w:r>
      </w:del>
      <w:r w:rsidR="00DC2F0C">
        <w:rPr>
          <w:lang w:val="de-DE"/>
        </w:rPr>
        <w:t>case</w:t>
      </w:r>
      <w:proofErr w:type="spellEnd"/>
      <w:r w:rsidR="00DC2F0C">
        <w:rPr>
          <w:lang w:val="de-DE"/>
        </w:rPr>
        <w:t>“ ist davon auszugehen dass die Domains drei Monate nach der Bekanntgabe durch DemandGen International abgeschaltet oder umgeleitet werden.</w:t>
      </w:r>
    </w:p>
    <w:p w14:paraId="500891CC" w14:textId="77777777" w:rsidR="000D66AF" w:rsidRDefault="000D66AF" w:rsidP="000D66AF">
      <w:pPr>
        <w:pStyle w:val="Listenabsatz"/>
        <w:numPr>
          <w:ilvl w:val="0"/>
          <w:numId w:val="13"/>
        </w:numPr>
        <w:rPr>
          <w:lang w:val="de-DE"/>
        </w:rPr>
      </w:pPr>
      <w:r>
        <w:rPr>
          <w:lang w:val="de-DE"/>
        </w:rPr>
        <w:t>Harter Schnitt mit DemandGen USA, da keine echte finanzielle Beteiligung</w:t>
      </w:r>
    </w:p>
    <w:p w14:paraId="73CE2A67" w14:textId="77777777" w:rsidR="000D66AF" w:rsidRPr="000D66AF" w:rsidRDefault="000D66AF" w:rsidP="000D66AF">
      <w:pPr>
        <w:pStyle w:val="Listenabsatz"/>
        <w:numPr>
          <w:ilvl w:val="0"/>
          <w:numId w:val="13"/>
        </w:numPr>
        <w:rPr>
          <w:lang w:val="de-DE"/>
        </w:rPr>
      </w:pPr>
      <w:r>
        <w:rPr>
          <w:lang w:val="de-DE"/>
        </w:rPr>
        <w:t xml:space="preserve">Message ist Fusion und nicht Übernahme </w:t>
      </w:r>
      <w:r w:rsidRPr="000D66AF">
        <w:rPr>
          <w:lang w:val="de-DE"/>
        </w:rPr>
        <w:sym w:font="Wingdings" w:char="F0E0"/>
      </w:r>
      <w:r>
        <w:rPr>
          <w:lang w:val="de-DE"/>
        </w:rPr>
        <w:t xml:space="preserve"> Bündelung der Kräfte und ideale Ergänzung des Portfolios für beide Unternehmen </w:t>
      </w:r>
      <w:r w:rsidRPr="000D66AF">
        <w:rPr>
          <w:lang w:val="de-DE"/>
        </w:rPr>
        <w:sym w:font="Wingdings" w:char="F0E0"/>
      </w:r>
      <w:r>
        <w:rPr>
          <w:lang w:val="de-DE"/>
        </w:rPr>
        <w:t xml:space="preserve"> Firmieren unter ec4u (Marketing).</w:t>
      </w:r>
    </w:p>
    <w:p w14:paraId="473DB5D1" w14:textId="77777777" w:rsidR="00777892" w:rsidRDefault="00777892" w:rsidP="00777892">
      <w:pPr>
        <w:rPr>
          <w:rFonts w:eastAsia="Times New Roman"/>
          <w:lang w:val="de-DE"/>
        </w:rPr>
      </w:pPr>
    </w:p>
    <w:p w14:paraId="2574EB45" w14:textId="77777777" w:rsidR="00777892" w:rsidRDefault="00777892">
      <w:pPr>
        <w:pStyle w:val="berschrift1"/>
        <w:rPr>
          <w:lang w:val="de-DE"/>
        </w:rPr>
      </w:pPr>
      <w:bookmarkStart w:id="853" w:name="_Toc259872838"/>
      <w:r>
        <w:rPr>
          <w:lang w:val="de-DE"/>
        </w:rPr>
        <w:t>Einbindung DG Gruppe in ec4u</w:t>
      </w:r>
      <w:bookmarkEnd w:id="853"/>
    </w:p>
    <w:p w14:paraId="11726F77" w14:textId="77777777" w:rsidR="000F2C06" w:rsidRDefault="000F2C06" w:rsidP="000F2C06">
      <w:pPr>
        <w:numPr>
          <w:ilvl w:val="1"/>
          <w:numId w:val="10"/>
        </w:numPr>
        <w:rPr>
          <w:rFonts w:eastAsia="Times New Roman"/>
          <w:lang w:val="de-DE"/>
        </w:rPr>
      </w:pPr>
      <w:r>
        <w:rPr>
          <w:rFonts w:eastAsia="Times New Roman"/>
          <w:lang w:val="de-DE"/>
        </w:rPr>
        <w:t xml:space="preserve">Die DG Gruppe wird in die </w:t>
      </w:r>
      <w:r w:rsidR="006423AC">
        <w:rPr>
          <w:rFonts w:eastAsia="Times New Roman"/>
          <w:lang w:val="de-DE"/>
        </w:rPr>
        <w:t>ec4u Marketing umgewandelt</w:t>
      </w:r>
    </w:p>
    <w:p w14:paraId="6E2AE0F3" w14:textId="77777777" w:rsidR="00A55779" w:rsidRDefault="00A55779" w:rsidP="000F2C06">
      <w:pPr>
        <w:numPr>
          <w:ilvl w:val="1"/>
          <w:numId w:val="10"/>
        </w:numPr>
        <w:rPr>
          <w:rFonts w:eastAsia="Times New Roman"/>
          <w:lang w:val="de-DE"/>
        </w:rPr>
      </w:pPr>
      <w:r>
        <w:rPr>
          <w:rFonts w:eastAsia="Times New Roman"/>
          <w:lang w:val="de-DE"/>
        </w:rPr>
        <w:t xml:space="preserve">Jens Rehwinkel und Mario </w:t>
      </w:r>
      <w:proofErr w:type="spellStart"/>
      <w:r>
        <w:rPr>
          <w:rFonts w:eastAsia="Times New Roman"/>
          <w:lang w:val="de-DE"/>
        </w:rPr>
        <w:t>Pufahl</w:t>
      </w:r>
      <w:proofErr w:type="spellEnd"/>
      <w:r>
        <w:rPr>
          <w:rFonts w:eastAsia="Times New Roman"/>
          <w:lang w:val="de-DE"/>
        </w:rPr>
        <w:t xml:space="preserve"> werden neue Vorstandskollegen in der </w:t>
      </w:r>
      <w:r w:rsidR="006423AC">
        <w:rPr>
          <w:rFonts w:eastAsia="Times New Roman"/>
          <w:lang w:val="de-DE"/>
        </w:rPr>
        <w:t>ec4u Marketing</w:t>
      </w:r>
    </w:p>
    <w:p w14:paraId="7E04B75F" w14:textId="77777777" w:rsidR="00A55779" w:rsidRDefault="00A55779" w:rsidP="00A55779">
      <w:pPr>
        <w:numPr>
          <w:ilvl w:val="2"/>
          <w:numId w:val="10"/>
        </w:numPr>
        <w:rPr>
          <w:rFonts w:eastAsia="Times New Roman"/>
          <w:lang w:val="de-DE"/>
        </w:rPr>
      </w:pPr>
      <w:r>
        <w:rPr>
          <w:rFonts w:eastAsia="Times New Roman"/>
          <w:lang w:val="de-DE"/>
        </w:rPr>
        <w:t xml:space="preserve">Jens Rehwinkel verantwortet </w:t>
      </w:r>
      <w:r w:rsidR="0064666C">
        <w:rPr>
          <w:rFonts w:eastAsia="Times New Roman"/>
          <w:lang w:val="de-DE"/>
        </w:rPr>
        <w:t>die Bereiche</w:t>
      </w:r>
      <w:r>
        <w:rPr>
          <w:rFonts w:eastAsia="Times New Roman"/>
          <w:lang w:val="de-DE"/>
        </w:rPr>
        <w:t xml:space="preserve"> HR, </w:t>
      </w:r>
      <w:proofErr w:type="spellStart"/>
      <w:r>
        <w:rPr>
          <w:rFonts w:eastAsia="Times New Roman"/>
          <w:lang w:val="de-DE"/>
        </w:rPr>
        <w:t>Finance</w:t>
      </w:r>
      <w:proofErr w:type="spellEnd"/>
      <w:r>
        <w:rPr>
          <w:rFonts w:eastAsia="Times New Roman"/>
          <w:lang w:val="de-DE"/>
        </w:rPr>
        <w:t xml:space="preserve">, IT, OM, Legal, </w:t>
      </w:r>
      <w:proofErr w:type="spellStart"/>
      <w:r>
        <w:rPr>
          <w:rFonts w:eastAsia="Times New Roman"/>
          <w:lang w:val="de-DE"/>
        </w:rPr>
        <w:t>Procurement</w:t>
      </w:r>
      <w:proofErr w:type="spellEnd"/>
      <w:r>
        <w:rPr>
          <w:rFonts w:eastAsia="Times New Roman"/>
          <w:lang w:val="de-DE"/>
        </w:rPr>
        <w:t xml:space="preserve"> von Tag 1 </w:t>
      </w:r>
    </w:p>
    <w:p w14:paraId="15FBA356" w14:textId="77777777" w:rsidR="00A55779" w:rsidRDefault="00A55779" w:rsidP="00A55779">
      <w:pPr>
        <w:numPr>
          <w:ilvl w:val="2"/>
          <w:numId w:val="10"/>
        </w:numPr>
        <w:rPr>
          <w:rFonts w:eastAsia="Times New Roman"/>
          <w:lang w:val="de-DE"/>
        </w:rPr>
      </w:pPr>
      <w:r>
        <w:rPr>
          <w:rFonts w:eastAsia="Times New Roman"/>
          <w:lang w:val="de-DE"/>
        </w:rPr>
        <w:t xml:space="preserve">Mario </w:t>
      </w:r>
      <w:proofErr w:type="spellStart"/>
      <w:r>
        <w:rPr>
          <w:rFonts w:eastAsia="Times New Roman"/>
          <w:lang w:val="de-DE"/>
        </w:rPr>
        <w:t>Pufahl</w:t>
      </w:r>
      <w:proofErr w:type="spellEnd"/>
      <w:r>
        <w:rPr>
          <w:rFonts w:eastAsia="Times New Roman"/>
          <w:lang w:val="de-DE"/>
        </w:rPr>
        <w:t xml:space="preserve"> verantwortet die Integration und die Hebung der Synergien in den Bereich Sales, Business </w:t>
      </w:r>
      <w:proofErr w:type="spellStart"/>
      <w:r>
        <w:rPr>
          <w:rFonts w:eastAsia="Times New Roman"/>
          <w:lang w:val="de-DE"/>
        </w:rPr>
        <w:t>Dev</w:t>
      </w:r>
      <w:proofErr w:type="spellEnd"/>
      <w:r>
        <w:rPr>
          <w:rFonts w:eastAsia="Times New Roman"/>
          <w:lang w:val="de-DE"/>
        </w:rPr>
        <w:t xml:space="preserve"> und Marketing ebenfalls von Tag 1 gemeinsam mit </w:t>
      </w:r>
      <w:r>
        <w:rPr>
          <w:rFonts w:eastAsia="Times New Roman"/>
          <w:lang w:val="de-DE"/>
        </w:rPr>
        <w:lastRenderedPageBreak/>
        <w:t>Reinhard Janning</w:t>
      </w:r>
      <w:r w:rsidR="0064666C">
        <w:rPr>
          <w:rFonts w:eastAsia="Times New Roman"/>
          <w:lang w:val="de-DE"/>
        </w:rPr>
        <w:t xml:space="preserve"> – die Verantwortung bleibt für ec4u Marketing in den </w:t>
      </w:r>
      <w:proofErr w:type="spellStart"/>
      <w:r w:rsidR="0064666C">
        <w:rPr>
          <w:rFonts w:eastAsia="Times New Roman"/>
          <w:lang w:val="de-DE"/>
        </w:rPr>
        <w:t>genannnten</w:t>
      </w:r>
      <w:proofErr w:type="spellEnd"/>
      <w:r w:rsidR="0064666C">
        <w:rPr>
          <w:rFonts w:eastAsia="Times New Roman"/>
          <w:lang w:val="de-DE"/>
        </w:rPr>
        <w:t xml:space="preserve"> Bereichen bei Reinhard Janning</w:t>
      </w:r>
    </w:p>
    <w:p w14:paraId="71B5DC67" w14:textId="77777777" w:rsidR="00A53AB5" w:rsidRPr="0064666C" w:rsidDel="00A10EA4" w:rsidRDefault="00A53AB5" w:rsidP="0064666C">
      <w:pPr>
        <w:numPr>
          <w:ilvl w:val="1"/>
          <w:numId w:val="10"/>
        </w:numPr>
        <w:rPr>
          <w:del w:id="854" w:author="Reinhard Janning" w:date="2014-04-23T15:25:00Z"/>
          <w:rFonts w:eastAsia="Times New Roman"/>
          <w:lang w:val="de-DE"/>
        </w:rPr>
      </w:pPr>
      <w:r>
        <w:rPr>
          <w:rFonts w:eastAsia="Times New Roman"/>
          <w:lang w:val="de-DE"/>
        </w:rPr>
        <w:t>Das CRM und Marketingautomation System von DG und ec4u werden sukzessive zusammengelegt</w:t>
      </w:r>
      <w:r w:rsidR="00A55779">
        <w:rPr>
          <w:rFonts w:eastAsia="Times New Roman"/>
          <w:lang w:val="de-DE"/>
        </w:rPr>
        <w:t>. Eine Ziellandschaft für die Abbildung der relevanten Geschäftsprozesse wird gemeinsam definiert.</w:t>
      </w:r>
      <w:r w:rsidR="0064666C">
        <w:rPr>
          <w:rFonts w:eastAsia="Times New Roman"/>
          <w:lang w:val="de-DE"/>
        </w:rPr>
        <w:t xml:space="preserve"> Reinhard Janning übernimmt den Aufbau und den Betrieb des </w:t>
      </w:r>
      <w:proofErr w:type="spellStart"/>
      <w:r w:rsidRPr="0064666C">
        <w:rPr>
          <w:rFonts w:eastAsia="Times New Roman"/>
          <w:lang w:val="de-DE"/>
        </w:rPr>
        <w:t>DemandCenter</w:t>
      </w:r>
      <w:proofErr w:type="spellEnd"/>
      <w:r w:rsidRPr="0064666C">
        <w:rPr>
          <w:rFonts w:eastAsia="Times New Roman"/>
          <w:lang w:val="de-DE"/>
        </w:rPr>
        <w:t xml:space="preserve"> für das gesamte Thema </w:t>
      </w:r>
      <w:proofErr w:type="spellStart"/>
      <w:r w:rsidR="0064666C">
        <w:rPr>
          <w:rFonts w:eastAsia="Times New Roman"/>
          <w:lang w:val="de-DE"/>
        </w:rPr>
        <w:t>LeadManagement</w:t>
      </w:r>
      <w:proofErr w:type="spellEnd"/>
      <w:r w:rsidR="0064666C">
        <w:rPr>
          <w:rFonts w:eastAsia="Times New Roman"/>
          <w:lang w:val="de-DE"/>
        </w:rPr>
        <w:t xml:space="preserve"> der ec4u Gruppe.</w:t>
      </w:r>
    </w:p>
    <w:p w14:paraId="68D5442A" w14:textId="77777777" w:rsidR="00A53AB5" w:rsidRPr="00A10EA4" w:rsidRDefault="00A53AB5">
      <w:pPr>
        <w:numPr>
          <w:ilvl w:val="1"/>
          <w:numId w:val="10"/>
        </w:numPr>
        <w:rPr>
          <w:rFonts w:eastAsia="Times New Roman"/>
          <w:lang w:val="de-DE"/>
        </w:rPr>
        <w:pPrChange w:id="855" w:author="Reinhard Janning" w:date="2014-04-23T15:25:00Z">
          <w:pPr>
            <w:ind w:left="1440"/>
          </w:pPr>
        </w:pPrChange>
      </w:pPr>
    </w:p>
    <w:p w14:paraId="58A4FD10" w14:textId="77777777" w:rsidR="00777892" w:rsidRDefault="00777892">
      <w:pPr>
        <w:pStyle w:val="berschrift1"/>
        <w:rPr>
          <w:lang w:val="de-DE"/>
        </w:rPr>
      </w:pPr>
      <w:bookmarkStart w:id="856" w:name="_Toc259872839"/>
      <w:r>
        <w:rPr>
          <w:lang w:val="de-DE"/>
        </w:rPr>
        <w:t>Zukünftig</w:t>
      </w:r>
      <w:r w:rsidR="000F2C06">
        <w:rPr>
          <w:lang w:val="de-DE"/>
        </w:rPr>
        <w:t>e Rolle Reinhard in ec4u Gruppe</w:t>
      </w:r>
      <w:bookmarkEnd w:id="856"/>
    </w:p>
    <w:p w14:paraId="4C8D27AD" w14:textId="77777777" w:rsidR="00777892" w:rsidRDefault="000F2C06" w:rsidP="00C90838">
      <w:pPr>
        <w:numPr>
          <w:ilvl w:val="1"/>
          <w:numId w:val="10"/>
        </w:numPr>
        <w:rPr>
          <w:rFonts w:eastAsia="Times New Roman"/>
          <w:lang w:val="de-DE"/>
        </w:rPr>
      </w:pPr>
      <w:r>
        <w:rPr>
          <w:rFonts w:eastAsia="Times New Roman"/>
          <w:lang w:val="de-DE"/>
        </w:rPr>
        <w:t xml:space="preserve">Sobald die DG Gruppe und die ec4u verschmolzen werden, wird Reinhard Janning für das Ressort BDM </w:t>
      </w:r>
      <w:r w:rsidR="00C90838">
        <w:rPr>
          <w:rFonts w:eastAsia="Times New Roman"/>
          <w:lang w:val="de-DE"/>
        </w:rPr>
        <w:t>verantwortlich zeichnen</w:t>
      </w:r>
      <w:r w:rsidR="00A55779">
        <w:rPr>
          <w:rFonts w:eastAsia="Times New Roman"/>
          <w:lang w:val="de-DE"/>
        </w:rPr>
        <w:t xml:space="preserve"> und in den Vorstand der ec4u aufgenommen werden.</w:t>
      </w:r>
    </w:p>
    <w:p w14:paraId="5E380205" w14:textId="77777777" w:rsidR="00C90838" w:rsidRDefault="00C90838" w:rsidP="00C90838">
      <w:pPr>
        <w:numPr>
          <w:ilvl w:val="1"/>
          <w:numId w:val="10"/>
        </w:numPr>
        <w:rPr>
          <w:rFonts w:eastAsia="Times New Roman"/>
          <w:lang w:val="de-DE"/>
        </w:rPr>
      </w:pPr>
      <w:r>
        <w:rPr>
          <w:rFonts w:eastAsia="Times New Roman"/>
          <w:lang w:val="de-DE"/>
        </w:rPr>
        <w:t>Somit ist Reinhard für das gesamte Business Development und Marketing der ec4u Gruppe verantwortlich</w:t>
      </w:r>
    </w:p>
    <w:p w14:paraId="25B2626B" w14:textId="77777777" w:rsidR="0064666C" w:rsidDel="00A10EA4" w:rsidRDefault="0064666C" w:rsidP="00C90838">
      <w:pPr>
        <w:numPr>
          <w:ilvl w:val="1"/>
          <w:numId w:val="10"/>
        </w:numPr>
        <w:rPr>
          <w:del w:id="857" w:author="Reinhard Janning" w:date="2014-04-23T15:25:00Z"/>
          <w:rFonts w:eastAsia="Times New Roman"/>
          <w:lang w:val="de-DE"/>
        </w:rPr>
      </w:pPr>
      <w:r>
        <w:rPr>
          <w:rFonts w:eastAsia="Times New Roman"/>
          <w:lang w:val="de-DE"/>
        </w:rPr>
        <w:t>Darüber hinaus agiert Reinhard als thematisches Sprachrohr der ec4u Gruppe in den Themen Marketing und wirkt aktiv bei der strategischen Ausrichtung der ec4u mit.</w:t>
      </w:r>
    </w:p>
    <w:p w14:paraId="47766C3A" w14:textId="77777777" w:rsidR="00A53AB5" w:rsidRPr="00A10EA4" w:rsidRDefault="00A53AB5">
      <w:pPr>
        <w:numPr>
          <w:ilvl w:val="1"/>
          <w:numId w:val="10"/>
        </w:numPr>
        <w:rPr>
          <w:rFonts w:eastAsia="Times New Roman"/>
          <w:lang w:val="de-DE"/>
        </w:rPr>
        <w:pPrChange w:id="858" w:author="Reinhard Janning" w:date="2014-04-23T15:25:00Z">
          <w:pPr>
            <w:ind w:left="1440"/>
          </w:pPr>
        </w:pPrChange>
      </w:pPr>
    </w:p>
    <w:p w14:paraId="2522C03E" w14:textId="77777777" w:rsidR="00777892" w:rsidRDefault="00777892">
      <w:pPr>
        <w:pStyle w:val="berschrift1"/>
        <w:rPr>
          <w:lang w:val="de-DE"/>
        </w:rPr>
      </w:pPr>
      <w:bookmarkStart w:id="859" w:name="_Toc259872840"/>
      <w:r>
        <w:rPr>
          <w:lang w:val="de-DE"/>
        </w:rPr>
        <w:t>Einbindung DemandGen Management Team in ec4u Gruppe</w:t>
      </w:r>
      <w:bookmarkEnd w:id="859"/>
      <w:r>
        <w:rPr>
          <w:lang w:val="de-DE"/>
        </w:rPr>
        <w:t xml:space="preserve"> </w:t>
      </w:r>
    </w:p>
    <w:p w14:paraId="4135D5D4" w14:textId="77777777" w:rsidR="00A55779" w:rsidRPr="00A55779" w:rsidRDefault="00A55779" w:rsidP="00A55779">
      <w:pPr>
        <w:pStyle w:val="Listenabsatz"/>
        <w:numPr>
          <w:ilvl w:val="1"/>
          <w:numId w:val="10"/>
        </w:numPr>
        <w:rPr>
          <w:rFonts w:eastAsia="Times New Roman"/>
          <w:lang w:val="de-DE"/>
        </w:rPr>
      </w:pPr>
      <w:r>
        <w:rPr>
          <w:rFonts w:eastAsia="Times New Roman"/>
          <w:lang w:val="de-DE"/>
        </w:rPr>
        <w:t>Vor der Fusion/Verschmelzung der Firmen:</w:t>
      </w:r>
    </w:p>
    <w:p w14:paraId="4958EE8C" w14:textId="77777777" w:rsidR="00C90838" w:rsidRDefault="00C90838" w:rsidP="00C90838">
      <w:pPr>
        <w:numPr>
          <w:ilvl w:val="2"/>
          <w:numId w:val="10"/>
        </w:numPr>
        <w:rPr>
          <w:rFonts w:eastAsia="Times New Roman"/>
          <w:lang w:val="de-DE"/>
        </w:rPr>
      </w:pPr>
      <w:r>
        <w:rPr>
          <w:rFonts w:eastAsia="Times New Roman"/>
          <w:lang w:val="de-DE"/>
        </w:rPr>
        <w:t>D</w:t>
      </w:r>
      <w:r w:rsidR="00A53AB5">
        <w:rPr>
          <w:rFonts w:eastAsia="Times New Roman"/>
          <w:lang w:val="de-DE"/>
        </w:rPr>
        <w:t xml:space="preserve">efinition von übergreifenden </w:t>
      </w:r>
      <w:r>
        <w:rPr>
          <w:rFonts w:eastAsia="Times New Roman"/>
          <w:lang w:val="de-DE"/>
        </w:rPr>
        <w:t xml:space="preserve">Management </w:t>
      </w:r>
      <w:proofErr w:type="spellStart"/>
      <w:r>
        <w:rPr>
          <w:rFonts w:eastAsia="Times New Roman"/>
          <w:lang w:val="de-DE"/>
        </w:rPr>
        <w:t>Calls</w:t>
      </w:r>
      <w:proofErr w:type="spellEnd"/>
      <w:r>
        <w:rPr>
          <w:rFonts w:eastAsia="Times New Roman"/>
          <w:lang w:val="de-DE"/>
        </w:rPr>
        <w:t xml:space="preserve"> und Meetings</w:t>
      </w:r>
    </w:p>
    <w:p w14:paraId="73C4441A" w14:textId="77777777" w:rsidR="00A53AB5" w:rsidRDefault="00A53AB5" w:rsidP="00C90838">
      <w:pPr>
        <w:numPr>
          <w:ilvl w:val="2"/>
          <w:numId w:val="10"/>
        </w:numPr>
        <w:rPr>
          <w:rFonts w:eastAsia="Times New Roman"/>
          <w:lang w:val="de-DE"/>
        </w:rPr>
      </w:pPr>
      <w:r>
        <w:rPr>
          <w:rFonts w:eastAsia="Times New Roman"/>
          <w:lang w:val="de-DE"/>
        </w:rPr>
        <w:t>Gemeinsame Strategie und Planungsmeetings</w:t>
      </w:r>
    </w:p>
    <w:p w14:paraId="4B759214" w14:textId="77777777" w:rsidR="00C90838" w:rsidRDefault="00C90838" w:rsidP="00C90838">
      <w:pPr>
        <w:numPr>
          <w:ilvl w:val="2"/>
          <w:numId w:val="10"/>
        </w:numPr>
        <w:rPr>
          <w:rFonts w:eastAsia="Times New Roman"/>
          <w:lang w:val="de-DE"/>
        </w:rPr>
      </w:pPr>
      <w:r>
        <w:rPr>
          <w:rFonts w:eastAsia="Times New Roman"/>
          <w:lang w:val="de-DE"/>
        </w:rPr>
        <w:t xml:space="preserve">Gemeinsame </w:t>
      </w:r>
      <w:proofErr w:type="spellStart"/>
      <w:r>
        <w:rPr>
          <w:rFonts w:eastAsia="Times New Roman"/>
          <w:lang w:val="de-DE"/>
        </w:rPr>
        <w:t>Operationalisierungsmeetings</w:t>
      </w:r>
      <w:proofErr w:type="spellEnd"/>
      <w:r w:rsidR="00A53AB5">
        <w:rPr>
          <w:rFonts w:eastAsia="Times New Roman"/>
          <w:lang w:val="de-DE"/>
        </w:rPr>
        <w:t xml:space="preserve"> der Strategie</w:t>
      </w:r>
    </w:p>
    <w:p w14:paraId="7871F42F" w14:textId="77777777" w:rsidR="00A55779" w:rsidRDefault="00A55779" w:rsidP="00C90838">
      <w:pPr>
        <w:numPr>
          <w:ilvl w:val="2"/>
          <w:numId w:val="10"/>
        </w:numPr>
        <w:rPr>
          <w:rFonts w:eastAsia="Times New Roman"/>
          <w:lang w:val="de-DE"/>
        </w:rPr>
      </w:pPr>
      <w:r>
        <w:rPr>
          <w:rFonts w:eastAsia="Times New Roman"/>
          <w:lang w:val="de-DE"/>
        </w:rPr>
        <w:t>Gemeinsame KAM und GAM Planungen und Abstimmungen</w:t>
      </w:r>
    </w:p>
    <w:p w14:paraId="46B1B6FE" w14:textId="77777777" w:rsidR="00A55779" w:rsidRDefault="00A55779" w:rsidP="00C90838">
      <w:pPr>
        <w:numPr>
          <w:ilvl w:val="2"/>
          <w:numId w:val="10"/>
        </w:numPr>
        <w:rPr>
          <w:rFonts w:eastAsia="Times New Roman"/>
          <w:lang w:val="de-DE"/>
        </w:rPr>
      </w:pPr>
      <w:r>
        <w:rPr>
          <w:rFonts w:eastAsia="Times New Roman"/>
          <w:lang w:val="de-DE"/>
        </w:rPr>
        <w:t>Gemeinsame Angebotserstellung</w:t>
      </w:r>
    </w:p>
    <w:p w14:paraId="2AC61B4C" w14:textId="77777777" w:rsidR="00A53AB5" w:rsidRDefault="00A53AB5" w:rsidP="00C90838">
      <w:pPr>
        <w:numPr>
          <w:ilvl w:val="2"/>
          <w:numId w:val="10"/>
        </w:numPr>
        <w:rPr>
          <w:rFonts w:eastAsia="Times New Roman"/>
          <w:lang w:val="de-DE"/>
        </w:rPr>
      </w:pPr>
      <w:r>
        <w:rPr>
          <w:rFonts w:eastAsia="Times New Roman"/>
          <w:lang w:val="de-DE"/>
        </w:rPr>
        <w:t>Gemeinsame Führungskräfteentwicklung</w:t>
      </w:r>
    </w:p>
    <w:p w14:paraId="0D11F11A" w14:textId="77777777" w:rsidR="00A53AB5" w:rsidRDefault="00A53AB5" w:rsidP="00A53AB5">
      <w:pPr>
        <w:ind w:left="2160"/>
        <w:rPr>
          <w:rFonts w:eastAsia="Times New Roman"/>
          <w:lang w:val="de-DE"/>
        </w:rPr>
      </w:pPr>
    </w:p>
    <w:p w14:paraId="045B38A8" w14:textId="77777777" w:rsidR="00A53AB5" w:rsidRDefault="00A53AB5">
      <w:pPr>
        <w:pStyle w:val="berschrift1"/>
        <w:rPr>
          <w:lang w:val="de-DE"/>
        </w:rPr>
      </w:pPr>
      <w:bookmarkStart w:id="860" w:name="_Toc259872841"/>
      <w:proofErr w:type="spellStart"/>
      <w:r>
        <w:rPr>
          <w:lang w:val="de-DE"/>
        </w:rPr>
        <w:t>Ressourcing</w:t>
      </w:r>
      <w:proofErr w:type="spellEnd"/>
      <w:r>
        <w:rPr>
          <w:lang w:val="de-DE"/>
        </w:rPr>
        <w:t xml:space="preserve"> &amp; </w:t>
      </w:r>
      <w:proofErr w:type="spellStart"/>
      <w:r>
        <w:rPr>
          <w:lang w:val="de-DE"/>
        </w:rPr>
        <w:t>Staffing</w:t>
      </w:r>
      <w:bookmarkEnd w:id="860"/>
      <w:proofErr w:type="spellEnd"/>
    </w:p>
    <w:p w14:paraId="3A994013" w14:textId="77777777" w:rsidR="00A53AB5" w:rsidRDefault="00A53AB5" w:rsidP="00A53AB5">
      <w:pPr>
        <w:numPr>
          <w:ilvl w:val="1"/>
          <w:numId w:val="10"/>
        </w:numPr>
        <w:rPr>
          <w:rFonts w:eastAsia="Times New Roman"/>
          <w:lang w:val="de-DE"/>
        </w:rPr>
      </w:pPr>
      <w:r>
        <w:rPr>
          <w:rFonts w:eastAsia="Times New Roman"/>
          <w:lang w:val="de-DE"/>
        </w:rPr>
        <w:t xml:space="preserve">Zentralisierung des </w:t>
      </w:r>
      <w:proofErr w:type="spellStart"/>
      <w:r>
        <w:rPr>
          <w:rFonts w:eastAsia="Times New Roman"/>
          <w:lang w:val="de-DE"/>
        </w:rPr>
        <w:t>Ressourcing</w:t>
      </w:r>
      <w:proofErr w:type="spellEnd"/>
      <w:r>
        <w:rPr>
          <w:rFonts w:eastAsia="Times New Roman"/>
          <w:lang w:val="de-DE"/>
        </w:rPr>
        <w:t xml:space="preserve"> und </w:t>
      </w:r>
      <w:proofErr w:type="spellStart"/>
      <w:r>
        <w:rPr>
          <w:rFonts w:eastAsia="Times New Roman"/>
          <w:lang w:val="de-DE"/>
        </w:rPr>
        <w:t>Staffingprozesses</w:t>
      </w:r>
      <w:proofErr w:type="spellEnd"/>
      <w:r w:rsidR="00A55779">
        <w:rPr>
          <w:rFonts w:eastAsia="Times New Roman"/>
          <w:lang w:val="de-DE"/>
        </w:rPr>
        <w:t xml:space="preserve"> </w:t>
      </w:r>
      <w:r w:rsidR="00A55779" w:rsidRPr="00A55779">
        <w:rPr>
          <w:rFonts w:eastAsia="Times New Roman"/>
          <w:lang w:val="de-DE"/>
        </w:rPr>
        <w:sym w:font="Wingdings" w:char="F0E0"/>
      </w:r>
      <w:r w:rsidR="00A55779">
        <w:rPr>
          <w:rFonts w:eastAsia="Times New Roman"/>
          <w:lang w:val="de-DE"/>
        </w:rPr>
        <w:t xml:space="preserve"> Optimale Auslastung des gesamten Teams der ec4u/DG Gruppe</w:t>
      </w:r>
    </w:p>
    <w:p w14:paraId="243BF7D7" w14:textId="77777777" w:rsidR="00A53AB5" w:rsidRDefault="00A53AB5" w:rsidP="00A53AB5">
      <w:pPr>
        <w:numPr>
          <w:ilvl w:val="1"/>
          <w:numId w:val="10"/>
        </w:numPr>
        <w:rPr>
          <w:rFonts w:eastAsia="Times New Roman"/>
          <w:lang w:val="de-DE"/>
        </w:rPr>
      </w:pPr>
      <w:r>
        <w:rPr>
          <w:rFonts w:eastAsia="Times New Roman"/>
          <w:lang w:val="de-DE"/>
        </w:rPr>
        <w:t>Zentralisierung Professional Services Assistenz</w:t>
      </w:r>
    </w:p>
    <w:p w14:paraId="2B9FABE7" w14:textId="77777777" w:rsidR="00A53AB5" w:rsidRDefault="00A53AB5" w:rsidP="00A53AB5">
      <w:pPr>
        <w:numPr>
          <w:ilvl w:val="1"/>
          <w:numId w:val="10"/>
        </w:numPr>
        <w:rPr>
          <w:rFonts w:eastAsia="Times New Roman"/>
          <w:lang w:val="de-DE"/>
        </w:rPr>
      </w:pPr>
      <w:r>
        <w:rPr>
          <w:rFonts w:eastAsia="Times New Roman"/>
          <w:lang w:val="de-DE"/>
        </w:rPr>
        <w:t>ec4u setzt hier den Standard und übernimmt die Verantwortung</w:t>
      </w:r>
    </w:p>
    <w:p w14:paraId="27928A9F" w14:textId="77777777" w:rsidR="00E06577" w:rsidRDefault="00E06577" w:rsidP="00A53AB5">
      <w:pPr>
        <w:numPr>
          <w:ilvl w:val="1"/>
          <w:numId w:val="10"/>
        </w:numPr>
        <w:rPr>
          <w:rFonts w:eastAsia="Times New Roman"/>
          <w:lang w:val="de-DE"/>
        </w:rPr>
      </w:pPr>
      <w:r>
        <w:rPr>
          <w:rFonts w:eastAsia="Times New Roman"/>
          <w:lang w:val="de-DE"/>
        </w:rPr>
        <w:t>Abstimmung zwischen Jens und Erwin bzgl. möglicher Synergien vor der Verschmelzung</w:t>
      </w:r>
    </w:p>
    <w:p w14:paraId="3BDCB71A" w14:textId="77777777" w:rsidR="00A53AB5" w:rsidRPr="00A53AB5" w:rsidRDefault="00A53AB5" w:rsidP="00A53AB5">
      <w:pPr>
        <w:ind w:left="1440"/>
        <w:rPr>
          <w:rFonts w:eastAsia="Times New Roman"/>
          <w:lang w:val="de-DE"/>
        </w:rPr>
      </w:pPr>
    </w:p>
    <w:p w14:paraId="1D6922E9" w14:textId="77777777" w:rsidR="00777892" w:rsidRDefault="00777892">
      <w:pPr>
        <w:pStyle w:val="berschrift1"/>
        <w:rPr>
          <w:lang w:val="de-DE"/>
        </w:rPr>
      </w:pPr>
      <w:bookmarkStart w:id="861" w:name="_Toc259872842"/>
      <w:r>
        <w:rPr>
          <w:lang w:val="de-DE"/>
        </w:rPr>
        <w:t>Strategie für UK/Australien Post-Merger</w:t>
      </w:r>
      <w:bookmarkEnd w:id="861"/>
    </w:p>
    <w:p w14:paraId="656CFC8A" w14:textId="77777777" w:rsidR="00777892" w:rsidRDefault="00A53AB5" w:rsidP="00A53AB5">
      <w:pPr>
        <w:numPr>
          <w:ilvl w:val="1"/>
          <w:numId w:val="10"/>
        </w:numPr>
        <w:rPr>
          <w:rFonts w:eastAsia="Times New Roman"/>
          <w:lang w:val="de-DE"/>
        </w:rPr>
      </w:pPr>
      <w:r>
        <w:rPr>
          <w:rFonts w:eastAsia="Times New Roman"/>
          <w:lang w:val="de-DE"/>
        </w:rPr>
        <w:t>UK als Standort aufrechterhalten und weiter ausbauen</w:t>
      </w:r>
    </w:p>
    <w:p w14:paraId="2121274E" w14:textId="77777777" w:rsidR="00A53AB5" w:rsidRPr="00E06577" w:rsidRDefault="00A53AB5" w:rsidP="00E06577">
      <w:pPr>
        <w:numPr>
          <w:ilvl w:val="1"/>
          <w:numId w:val="10"/>
        </w:numPr>
        <w:rPr>
          <w:rFonts w:eastAsia="Times New Roman"/>
          <w:lang w:val="de-DE"/>
        </w:rPr>
      </w:pPr>
      <w:r>
        <w:rPr>
          <w:rFonts w:eastAsia="Times New Roman"/>
          <w:lang w:val="de-DE"/>
        </w:rPr>
        <w:t>Australien vorerst einfach mal mitlaufen lassen, ggf. Verkauf an Partner in Australien</w:t>
      </w:r>
      <w:r w:rsidR="00E06577">
        <w:rPr>
          <w:rFonts w:eastAsia="Times New Roman"/>
          <w:lang w:val="de-DE"/>
        </w:rPr>
        <w:t xml:space="preserve"> oder DemandGen USA</w:t>
      </w:r>
    </w:p>
    <w:p w14:paraId="0FEDA7C4" w14:textId="77777777" w:rsidR="00777892" w:rsidRDefault="00777892">
      <w:pPr>
        <w:pStyle w:val="berschrift1"/>
        <w:rPr>
          <w:lang w:val="de-DE"/>
        </w:rPr>
      </w:pPr>
      <w:bookmarkStart w:id="862" w:name="_Toc259872843"/>
      <w:r>
        <w:rPr>
          <w:lang w:val="de-DE"/>
        </w:rPr>
        <w:t xml:space="preserve">IT Infrastruktur </w:t>
      </w:r>
      <w:r w:rsidR="00C90838">
        <w:rPr>
          <w:lang w:val="de-DE"/>
        </w:rPr>
        <w:t>&amp; Office Management</w:t>
      </w:r>
      <w:bookmarkEnd w:id="862"/>
    </w:p>
    <w:p w14:paraId="2B49C82C" w14:textId="77777777" w:rsidR="00777892" w:rsidRDefault="00C90838" w:rsidP="00C90838">
      <w:pPr>
        <w:numPr>
          <w:ilvl w:val="1"/>
          <w:numId w:val="10"/>
        </w:numPr>
        <w:rPr>
          <w:rFonts w:eastAsia="Times New Roman"/>
          <w:lang w:val="de-DE"/>
        </w:rPr>
      </w:pPr>
      <w:r>
        <w:rPr>
          <w:rFonts w:eastAsia="Times New Roman"/>
          <w:lang w:val="de-DE"/>
        </w:rPr>
        <w:t>Zeitnahe Zentralisierung und Nutzung der Synergien im Bereich IT Infrastruktur und Office Management</w:t>
      </w:r>
    </w:p>
    <w:p w14:paraId="4890FBC7" w14:textId="77777777" w:rsidR="00A53AB5" w:rsidRDefault="00C90838" w:rsidP="00A55779">
      <w:pPr>
        <w:numPr>
          <w:ilvl w:val="1"/>
          <w:numId w:val="10"/>
        </w:numPr>
        <w:rPr>
          <w:rFonts w:eastAsia="Times New Roman"/>
          <w:lang w:val="de-DE"/>
        </w:rPr>
      </w:pPr>
      <w:r>
        <w:rPr>
          <w:rFonts w:eastAsia="Times New Roman"/>
          <w:lang w:val="de-DE"/>
        </w:rPr>
        <w:t>ec4u setzt hier den Standard und übernimmt die Verantwortung</w:t>
      </w:r>
    </w:p>
    <w:p w14:paraId="7D17D92E" w14:textId="77777777" w:rsidR="00E06577" w:rsidRDefault="00E06577" w:rsidP="00A55779">
      <w:pPr>
        <w:numPr>
          <w:ilvl w:val="1"/>
          <w:numId w:val="10"/>
        </w:numPr>
        <w:rPr>
          <w:rFonts w:eastAsia="Times New Roman"/>
          <w:lang w:val="de-DE"/>
        </w:rPr>
      </w:pPr>
      <w:r>
        <w:rPr>
          <w:rFonts w:eastAsia="Times New Roman"/>
          <w:lang w:val="de-DE"/>
        </w:rPr>
        <w:t xml:space="preserve">IT DemandGen komplett </w:t>
      </w:r>
      <w:proofErr w:type="spellStart"/>
      <w:r>
        <w:rPr>
          <w:rFonts w:eastAsia="Times New Roman"/>
          <w:lang w:val="de-DE"/>
        </w:rPr>
        <w:t>outgesourced</w:t>
      </w:r>
      <w:proofErr w:type="spellEnd"/>
      <w:r>
        <w:rPr>
          <w:rFonts w:eastAsia="Times New Roman"/>
          <w:lang w:val="de-DE"/>
        </w:rPr>
        <w:t xml:space="preserve"> an COC AG in Burghausen</w:t>
      </w:r>
    </w:p>
    <w:p w14:paraId="16F3BC64" w14:textId="77777777" w:rsidR="00E06577" w:rsidRDefault="00E06577" w:rsidP="00A55779">
      <w:pPr>
        <w:numPr>
          <w:ilvl w:val="1"/>
          <w:numId w:val="10"/>
        </w:numPr>
        <w:rPr>
          <w:rFonts w:eastAsia="Times New Roman"/>
          <w:lang w:val="de-DE"/>
        </w:rPr>
      </w:pPr>
      <w:r>
        <w:rPr>
          <w:rFonts w:eastAsia="Times New Roman"/>
          <w:lang w:val="de-DE"/>
        </w:rPr>
        <w:t>Office-Möbel und Hardware sind geleast</w:t>
      </w:r>
    </w:p>
    <w:p w14:paraId="1F8EF36A" w14:textId="77777777" w:rsidR="00E06577" w:rsidRDefault="00E06577" w:rsidP="00A55779">
      <w:pPr>
        <w:numPr>
          <w:ilvl w:val="1"/>
          <w:numId w:val="10"/>
        </w:numPr>
        <w:rPr>
          <w:rFonts w:eastAsia="Times New Roman"/>
          <w:lang w:val="de-DE"/>
        </w:rPr>
      </w:pPr>
      <w:r>
        <w:rPr>
          <w:rFonts w:eastAsia="Times New Roman"/>
          <w:lang w:val="de-DE"/>
        </w:rPr>
        <w:t>OM der ec4u beinhaltet</w:t>
      </w:r>
      <w:r>
        <w:rPr>
          <w:rFonts w:eastAsia="Times New Roman"/>
          <w:lang w:val="de-DE"/>
        </w:rPr>
        <w:tab/>
      </w:r>
    </w:p>
    <w:p w14:paraId="4A1CEDFE" w14:textId="77777777" w:rsidR="00E06577" w:rsidRDefault="00E06577" w:rsidP="00E06577">
      <w:pPr>
        <w:numPr>
          <w:ilvl w:val="2"/>
          <w:numId w:val="10"/>
        </w:numPr>
        <w:rPr>
          <w:rFonts w:eastAsia="Times New Roman"/>
          <w:lang w:val="de-DE"/>
        </w:rPr>
      </w:pPr>
      <w:r>
        <w:rPr>
          <w:rFonts w:eastAsia="Times New Roman"/>
          <w:lang w:val="de-DE"/>
        </w:rPr>
        <w:t>Mobilfunk</w:t>
      </w:r>
    </w:p>
    <w:p w14:paraId="52E303DC" w14:textId="77777777" w:rsidR="00E06577" w:rsidRDefault="00E06577" w:rsidP="00E06577">
      <w:pPr>
        <w:numPr>
          <w:ilvl w:val="2"/>
          <w:numId w:val="10"/>
        </w:numPr>
        <w:rPr>
          <w:rFonts w:eastAsia="Times New Roman"/>
          <w:lang w:val="de-DE"/>
        </w:rPr>
      </w:pPr>
      <w:r>
        <w:rPr>
          <w:rFonts w:eastAsia="Times New Roman"/>
          <w:lang w:val="de-DE"/>
        </w:rPr>
        <w:t>Fuhrpark</w:t>
      </w:r>
    </w:p>
    <w:p w14:paraId="6A17FFE9" w14:textId="77777777" w:rsidR="00E06577" w:rsidRDefault="00E06577" w:rsidP="00E06577">
      <w:pPr>
        <w:numPr>
          <w:ilvl w:val="2"/>
          <w:numId w:val="10"/>
        </w:numPr>
        <w:rPr>
          <w:rFonts w:eastAsia="Times New Roman"/>
          <w:lang w:val="de-DE"/>
        </w:rPr>
      </w:pPr>
      <w:r>
        <w:rPr>
          <w:rFonts w:eastAsia="Times New Roman"/>
          <w:lang w:val="de-DE"/>
        </w:rPr>
        <w:t>Offices und Projektwohnungen</w:t>
      </w:r>
    </w:p>
    <w:p w14:paraId="35C18A8D" w14:textId="77777777" w:rsidR="00E06577" w:rsidDel="000E62C6" w:rsidRDefault="00E06577" w:rsidP="00E06577">
      <w:pPr>
        <w:numPr>
          <w:ilvl w:val="2"/>
          <w:numId w:val="10"/>
        </w:numPr>
        <w:rPr>
          <w:del w:id="863" w:author="Reinhard Janning" w:date="2014-04-23T11:57:00Z"/>
          <w:rFonts w:eastAsia="Times New Roman"/>
          <w:lang w:val="de-DE"/>
        </w:rPr>
      </w:pPr>
      <w:r>
        <w:rPr>
          <w:rFonts w:eastAsia="Times New Roman"/>
          <w:lang w:val="de-DE"/>
        </w:rPr>
        <w:t>Events und Kundenveranstaltungen</w:t>
      </w:r>
    </w:p>
    <w:p w14:paraId="5CED1531" w14:textId="77777777" w:rsidR="00E06577" w:rsidRPr="000E62C6" w:rsidDel="000E62C6" w:rsidRDefault="00E06577">
      <w:pPr>
        <w:numPr>
          <w:ilvl w:val="2"/>
          <w:numId w:val="10"/>
        </w:numPr>
        <w:rPr>
          <w:del w:id="864" w:author="Reinhard Janning" w:date="2014-04-23T11:57:00Z"/>
          <w:rFonts w:eastAsia="Times New Roman"/>
          <w:lang w:val="de-DE"/>
        </w:rPr>
        <w:pPrChange w:id="865" w:author="Reinhard Janning" w:date="2014-04-23T11:57:00Z">
          <w:pPr>
            <w:ind w:left="1800"/>
          </w:pPr>
        </w:pPrChange>
      </w:pPr>
    </w:p>
    <w:p w14:paraId="0E52EE11" w14:textId="77777777" w:rsidR="00A55779" w:rsidRPr="000E62C6" w:rsidRDefault="00A55779">
      <w:pPr>
        <w:numPr>
          <w:ilvl w:val="2"/>
          <w:numId w:val="10"/>
        </w:numPr>
        <w:rPr>
          <w:rFonts w:eastAsia="Times New Roman"/>
          <w:lang w:val="de-DE"/>
        </w:rPr>
        <w:pPrChange w:id="866" w:author="Reinhard Janning" w:date="2014-04-23T11:57:00Z">
          <w:pPr>
            <w:ind w:left="1440"/>
          </w:pPr>
        </w:pPrChange>
      </w:pPr>
    </w:p>
    <w:p w14:paraId="1E83BFEB" w14:textId="77777777" w:rsidR="00777892" w:rsidRDefault="00777892">
      <w:pPr>
        <w:pStyle w:val="berschrift1"/>
        <w:rPr>
          <w:lang w:val="de-DE"/>
        </w:rPr>
      </w:pPr>
      <w:bookmarkStart w:id="867" w:name="_Toc259872844"/>
      <w:proofErr w:type="spellStart"/>
      <w:r>
        <w:rPr>
          <w:lang w:val="de-DE"/>
        </w:rPr>
        <w:lastRenderedPageBreak/>
        <w:t>Finance</w:t>
      </w:r>
      <w:proofErr w:type="spellEnd"/>
      <w:r>
        <w:rPr>
          <w:lang w:val="de-DE"/>
        </w:rPr>
        <w:t xml:space="preserve"> &amp; HR</w:t>
      </w:r>
      <w:bookmarkEnd w:id="867"/>
      <w:r>
        <w:rPr>
          <w:lang w:val="de-DE"/>
        </w:rPr>
        <w:t xml:space="preserve"> </w:t>
      </w:r>
    </w:p>
    <w:p w14:paraId="3F66679F" w14:textId="77777777" w:rsidR="00C90838" w:rsidRDefault="00C90838" w:rsidP="00C90838">
      <w:pPr>
        <w:numPr>
          <w:ilvl w:val="1"/>
          <w:numId w:val="10"/>
        </w:numPr>
        <w:rPr>
          <w:rFonts w:eastAsia="Times New Roman"/>
          <w:lang w:val="de-DE"/>
        </w:rPr>
      </w:pPr>
      <w:r>
        <w:rPr>
          <w:rFonts w:eastAsia="Times New Roman"/>
          <w:lang w:val="de-DE"/>
        </w:rPr>
        <w:t xml:space="preserve">Zeitnahe Zentralisierung und Nutzung der Synergien in den Bereichen HR und </w:t>
      </w:r>
      <w:proofErr w:type="spellStart"/>
      <w:r>
        <w:rPr>
          <w:rFonts w:eastAsia="Times New Roman"/>
          <w:lang w:val="de-DE"/>
        </w:rPr>
        <w:t>Finance</w:t>
      </w:r>
      <w:proofErr w:type="spellEnd"/>
      <w:r>
        <w:rPr>
          <w:rFonts w:eastAsia="Times New Roman"/>
          <w:lang w:val="de-DE"/>
        </w:rPr>
        <w:t xml:space="preserve"> bereits vor der Fusion unter einem Brand</w:t>
      </w:r>
    </w:p>
    <w:p w14:paraId="56A22304" w14:textId="77777777" w:rsidR="00A55779" w:rsidRPr="003D33B4" w:rsidRDefault="00C90838" w:rsidP="003D33B4">
      <w:pPr>
        <w:numPr>
          <w:ilvl w:val="1"/>
          <w:numId w:val="10"/>
        </w:numPr>
        <w:rPr>
          <w:rFonts w:eastAsia="Times New Roman"/>
          <w:lang w:val="de-DE"/>
        </w:rPr>
      </w:pPr>
      <w:r>
        <w:rPr>
          <w:rFonts w:eastAsia="Times New Roman"/>
          <w:lang w:val="de-DE"/>
        </w:rPr>
        <w:t>ec4u setzt hier den Standard und übernimmt die Verantwortung</w:t>
      </w:r>
    </w:p>
    <w:p w14:paraId="25262BA5" w14:textId="77777777" w:rsidR="00C90838" w:rsidRDefault="003D33B4">
      <w:pPr>
        <w:pStyle w:val="berschrift1"/>
        <w:rPr>
          <w:lang w:val="de-DE"/>
        </w:rPr>
      </w:pPr>
      <w:bookmarkStart w:id="868" w:name="_Toc259872845"/>
      <w:r>
        <w:rPr>
          <w:lang w:val="de-DE"/>
        </w:rPr>
        <w:t>DemandGen Brand / Transiti</w:t>
      </w:r>
      <w:r w:rsidR="00C90838">
        <w:rPr>
          <w:lang w:val="de-DE"/>
        </w:rPr>
        <w:t>on nach ec4u</w:t>
      </w:r>
      <w:bookmarkEnd w:id="868"/>
    </w:p>
    <w:p w14:paraId="44650E97" w14:textId="0C4D01B0" w:rsidR="00C90838" w:rsidRDefault="00C90838" w:rsidP="00C90838">
      <w:pPr>
        <w:numPr>
          <w:ilvl w:val="1"/>
          <w:numId w:val="10"/>
        </w:numPr>
        <w:rPr>
          <w:rFonts w:eastAsia="Times New Roman"/>
          <w:lang w:val="de-DE"/>
        </w:rPr>
      </w:pPr>
      <w:r>
        <w:rPr>
          <w:rFonts w:eastAsia="Times New Roman"/>
          <w:lang w:val="de-DE"/>
        </w:rPr>
        <w:t>Mit der Übernahme der 100% Anteile an de</w:t>
      </w:r>
      <w:r w:rsidR="00E06577">
        <w:rPr>
          <w:rFonts w:eastAsia="Times New Roman"/>
          <w:lang w:val="de-DE"/>
        </w:rPr>
        <w:t xml:space="preserve">r </w:t>
      </w:r>
      <w:del w:id="869" w:author="Reinhard Janning" w:date="2014-04-23T11:57:00Z">
        <w:r w:rsidR="00E06577" w:rsidDel="000E62C6">
          <w:rPr>
            <w:rFonts w:eastAsia="Times New Roman"/>
            <w:lang w:val="de-DE"/>
          </w:rPr>
          <w:delText>DemandGen</w:delText>
        </w:r>
      </w:del>
      <w:ins w:id="870" w:author="Reinhard Janning" w:date="2014-04-23T11:57:00Z">
        <w:r w:rsidR="000E62C6">
          <w:rPr>
            <w:rFonts w:eastAsia="Times New Roman"/>
            <w:lang w:val="de-DE"/>
          </w:rPr>
          <w:t xml:space="preserve">DemandGen </w:t>
        </w:r>
      </w:ins>
      <w:del w:id="871" w:author="Reinhard Janning" w:date="2014-04-23T11:57:00Z">
        <w:r w:rsidR="00E06577" w:rsidDel="000E62C6">
          <w:rPr>
            <w:rFonts w:eastAsia="Times New Roman"/>
            <w:lang w:val="de-DE"/>
          </w:rPr>
          <w:delText xml:space="preserve">  </w:delText>
        </w:r>
      </w:del>
      <w:r w:rsidR="00E06577">
        <w:rPr>
          <w:rFonts w:eastAsia="Times New Roman"/>
          <w:lang w:val="de-DE"/>
        </w:rPr>
        <w:t>wird die Firma in ec4u Marketing umbenannt.</w:t>
      </w:r>
    </w:p>
    <w:p w14:paraId="73ED92CA" w14:textId="77777777" w:rsidR="00A55779" w:rsidRPr="003D33B4" w:rsidRDefault="00A53AB5" w:rsidP="003D33B4">
      <w:pPr>
        <w:numPr>
          <w:ilvl w:val="1"/>
          <w:numId w:val="10"/>
        </w:numPr>
        <w:rPr>
          <w:rFonts w:eastAsia="Times New Roman"/>
          <w:lang w:val="de-DE"/>
        </w:rPr>
      </w:pPr>
      <w:r>
        <w:rPr>
          <w:rFonts w:eastAsia="Times New Roman"/>
          <w:lang w:val="de-DE"/>
        </w:rPr>
        <w:t>Alternativ könnte man auch in die Gespräche mit DemandGen.com gehen und ggf. hier auch eine Lösung für beide finden für die nächsten 2-3 Jahre.</w:t>
      </w:r>
    </w:p>
    <w:p w14:paraId="7C254AB6" w14:textId="77777777" w:rsidR="00777892" w:rsidRDefault="00777892">
      <w:pPr>
        <w:pStyle w:val="berschrift1"/>
        <w:rPr>
          <w:lang w:val="de-DE"/>
        </w:rPr>
      </w:pPr>
      <w:bookmarkStart w:id="872" w:name="_Toc259872846"/>
      <w:r>
        <w:rPr>
          <w:lang w:val="de-DE"/>
        </w:rPr>
        <w:t>Marketing</w:t>
      </w:r>
      <w:r w:rsidR="00A53AB5">
        <w:rPr>
          <w:lang w:val="de-DE"/>
        </w:rPr>
        <w:t xml:space="preserve"> Automation mit  SFDC/Microsoft</w:t>
      </w:r>
      <w:bookmarkEnd w:id="872"/>
    </w:p>
    <w:p w14:paraId="3DB027B8" w14:textId="77777777" w:rsidR="00A55779" w:rsidRDefault="00A53AB5" w:rsidP="00A55779">
      <w:pPr>
        <w:numPr>
          <w:ilvl w:val="1"/>
          <w:numId w:val="10"/>
        </w:numPr>
        <w:rPr>
          <w:rFonts w:eastAsia="Times New Roman"/>
          <w:lang w:val="de-DE"/>
        </w:rPr>
      </w:pPr>
      <w:r>
        <w:rPr>
          <w:rFonts w:eastAsia="Times New Roman"/>
          <w:lang w:val="de-DE"/>
        </w:rPr>
        <w:t>Kompetenz muss aus- bzw. aufgebaut werden</w:t>
      </w:r>
    </w:p>
    <w:p w14:paraId="29F0A492" w14:textId="77777777" w:rsidR="00A55779" w:rsidRDefault="00A55779" w:rsidP="00A55779">
      <w:pPr>
        <w:numPr>
          <w:ilvl w:val="1"/>
          <w:numId w:val="10"/>
        </w:numPr>
        <w:rPr>
          <w:rFonts w:eastAsia="Times New Roman"/>
          <w:lang w:val="de-DE"/>
        </w:rPr>
      </w:pPr>
      <w:proofErr w:type="spellStart"/>
      <w:r>
        <w:rPr>
          <w:rFonts w:eastAsia="Times New Roman"/>
          <w:lang w:val="de-DE"/>
        </w:rPr>
        <w:t>Exact</w:t>
      </w:r>
      <w:proofErr w:type="spellEnd"/>
      <w:r>
        <w:rPr>
          <w:rFonts w:eastAsia="Times New Roman"/>
          <w:lang w:val="de-DE"/>
        </w:rPr>
        <w:t xml:space="preserve"> Target / Marketing Cloud</w:t>
      </w:r>
    </w:p>
    <w:p w14:paraId="0FE65001" w14:textId="77777777" w:rsidR="00A55779" w:rsidRPr="00A55779" w:rsidRDefault="00A55779" w:rsidP="00A55779">
      <w:pPr>
        <w:numPr>
          <w:ilvl w:val="1"/>
          <w:numId w:val="10"/>
        </w:numPr>
        <w:rPr>
          <w:rFonts w:eastAsia="Times New Roman"/>
          <w:lang w:val="de-DE"/>
        </w:rPr>
      </w:pPr>
      <w:r>
        <w:rPr>
          <w:rFonts w:eastAsia="Times New Roman"/>
          <w:lang w:val="de-DE"/>
        </w:rPr>
        <w:t xml:space="preserve">Marketing </w:t>
      </w:r>
      <w:proofErr w:type="spellStart"/>
      <w:r>
        <w:rPr>
          <w:rFonts w:eastAsia="Times New Roman"/>
          <w:lang w:val="de-DE"/>
        </w:rPr>
        <w:t>Planner</w:t>
      </w:r>
      <w:proofErr w:type="spellEnd"/>
    </w:p>
    <w:p w14:paraId="1197FD79" w14:textId="77777777" w:rsidR="00777892" w:rsidRDefault="00777892">
      <w:pPr>
        <w:pStyle w:val="berschrift1"/>
        <w:rPr>
          <w:lang w:val="de-DE"/>
        </w:rPr>
      </w:pPr>
      <w:bookmarkStart w:id="873" w:name="_Toc259872847"/>
      <w:r>
        <w:rPr>
          <w:lang w:val="de-DE"/>
        </w:rPr>
        <w:t>Erwartungshaltung Management ec4u</w:t>
      </w:r>
      <w:bookmarkEnd w:id="873"/>
    </w:p>
    <w:p w14:paraId="0EE3CCE6" w14:textId="77777777" w:rsidR="003D33B4" w:rsidRDefault="003D33B4" w:rsidP="003D33B4">
      <w:pPr>
        <w:numPr>
          <w:ilvl w:val="1"/>
          <w:numId w:val="10"/>
        </w:numPr>
        <w:rPr>
          <w:rFonts w:eastAsia="Times New Roman"/>
          <w:lang w:val="de-DE"/>
        </w:rPr>
      </w:pPr>
      <w:r>
        <w:rPr>
          <w:rFonts w:eastAsia="Times New Roman"/>
          <w:lang w:val="de-DE"/>
        </w:rPr>
        <w:t>Neupositionierung/erweiterte Positionierung der ec4u als der Player im Bereich CRM und Marketing Automation in Europa!</w:t>
      </w:r>
    </w:p>
    <w:p w14:paraId="54384109" w14:textId="77777777" w:rsidR="00777892" w:rsidRDefault="00C90838" w:rsidP="00C90838">
      <w:pPr>
        <w:numPr>
          <w:ilvl w:val="1"/>
          <w:numId w:val="10"/>
        </w:numPr>
        <w:rPr>
          <w:rFonts w:eastAsia="Times New Roman"/>
          <w:lang w:val="de-DE"/>
        </w:rPr>
      </w:pPr>
      <w:r>
        <w:rPr>
          <w:rFonts w:eastAsia="Times New Roman"/>
          <w:lang w:val="de-DE"/>
        </w:rPr>
        <w:t>Substanzielles</w:t>
      </w:r>
      <w:r w:rsidR="00A55779">
        <w:rPr>
          <w:rFonts w:eastAsia="Times New Roman"/>
          <w:lang w:val="de-DE"/>
        </w:rPr>
        <w:t xml:space="preserve"> und nachhaltiges</w:t>
      </w:r>
      <w:r>
        <w:rPr>
          <w:rFonts w:eastAsia="Times New Roman"/>
          <w:lang w:val="de-DE"/>
        </w:rPr>
        <w:t xml:space="preserve"> Wachstum</w:t>
      </w:r>
    </w:p>
    <w:p w14:paraId="0D23D9ED" w14:textId="77777777" w:rsidR="00C90838" w:rsidRDefault="00C90838" w:rsidP="00C90838">
      <w:pPr>
        <w:numPr>
          <w:ilvl w:val="1"/>
          <w:numId w:val="10"/>
        </w:numPr>
        <w:rPr>
          <w:rFonts w:eastAsia="Times New Roman"/>
          <w:lang w:val="de-DE"/>
        </w:rPr>
      </w:pPr>
      <w:r>
        <w:rPr>
          <w:rFonts w:eastAsia="Times New Roman"/>
          <w:lang w:val="de-DE"/>
        </w:rPr>
        <w:t>Neue Kunden, neues Business, Cross/</w:t>
      </w:r>
      <w:proofErr w:type="spellStart"/>
      <w:r>
        <w:rPr>
          <w:rFonts w:eastAsia="Times New Roman"/>
          <w:lang w:val="de-DE"/>
        </w:rPr>
        <w:t>Upsell</w:t>
      </w:r>
      <w:proofErr w:type="spellEnd"/>
      <w:r>
        <w:rPr>
          <w:rFonts w:eastAsia="Times New Roman"/>
          <w:lang w:val="de-DE"/>
        </w:rPr>
        <w:t xml:space="preserve"> in alle Richtungen</w:t>
      </w:r>
    </w:p>
    <w:p w14:paraId="336C22E7" w14:textId="77777777" w:rsidR="00A55779" w:rsidRDefault="00A55779" w:rsidP="00C90838">
      <w:pPr>
        <w:numPr>
          <w:ilvl w:val="1"/>
          <w:numId w:val="10"/>
        </w:numPr>
        <w:rPr>
          <w:rFonts w:eastAsia="Times New Roman"/>
          <w:lang w:val="de-DE"/>
        </w:rPr>
      </w:pPr>
      <w:r>
        <w:rPr>
          <w:rFonts w:eastAsia="Times New Roman"/>
          <w:lang w:val="de-DE"/>
        </w:rPr>
        <w:t xml:space="preserve">Ausbau unseres </w:t>
      </w:r>
      <w:proofErr w:type="spellStart"/>
      <w:r>
        <w:rPr>
          <w:rFonts w:eastAsia="Times New Roman"/>
          <w:lang w:val="de-DE"/>
        </w:rPr>
        <w:t>Footprints</w:t>
      </w:r>
      <w:proofErr w:type="spellEnd"/>
      <w:r>
        <w:rPr>
          <w:rFonts w:eastAsia="Times New Roman"/>
          <w:lang w:val="de-DE"/>
        </w:rPr>
        <w:t xml:space="preserve"> in Deutschland und UK</w:t>
      </w:r>
    </w:p>
    <w:p w14:paraId="5683CE89" w14:textId="77777777" w:rsidR="00C90838" w:rsidRDefault="00C90838" w:rsidP="00C90838">
      <w:pPr>
        <w:numPr>
          <w:ilvl w:val="1"/>
          <w:numId w:val="10"/>
        </w:numPr>
        <w:rPr>
          <w:rFonts w:eastAsia="Times New Roman"/>
          <w:lang w:val="de-DE"/>
        </w:rPr>
      </w:pPr>
      <w:r>
        <w:rPr>
          <w:rFonts w:eastAsia="Times New Roman"/>
          <w:lang w:val="de-DE"/>
        </w:rPr>
        <w:t xml:space="preserve">Zugang zur </w:t>
      </w:r>
      <w:r w:rsidR="00A55779">
        <w:rPr>
          <w:rFonts w:eastAsia="Times New Roman"/>
          <w:lang w:val="de-DE"/>
        </w:rPr>
        <w:t>Fachseite –</w:t>
      </w:r>
      <w:r>
        <w:rPr>
          <w:rFonts w:eastAsia="Times New Roman"/>
          <w:lang w:val="de-DE"/>
        </w:rPr>
        <w:t xml:space="preserve"> Marketing</w:t>
      </w:r>
      <w:r w:rsidR="00A55779">
        <w:rPr>
          <w:rFonts w:eastAsia="Times New Roman"/>
          <w:lang w:val="de-DE"/>
        </w:rPr>
        <w:t>-</w:t>
      </w:r>
      <w:r>
        <w:rPr>
          <w:rFonts w:eastAsia="Times New Roman"/>
          <w:lang w:val="de-DE"/>
        </w:rPr>
        <w:t xml:space="preserve"> und Vertriebsleitung</w:t>
      </w:r>
    </w:p>
    <w:p w14:paraId="199736B6" w14:textId="77777777" w:rsidR="00A55779" w:rsidRDefault="00541F24" w:rsidP="00A55779">
      <w:pPr>
        <w:numPr>
          <w:ilvl w:val="1"/>
          <w:numId w:val="10"/>
        </w:numPr>
        <w:rPr>
          <w:rFonts w:eastAsia="Times New Roman"/>
          <w:lang w:val="de-DE"/>
        </w:rPr>
      </w:pPr>
      <w:r>
        <w:rPr>
          <w:rFonts w:eastAsia="Times New Roman"/>
          <w:lang w:val="de-DE"/>
        </w:rPr>
        <w:t>Systematisiertes und erfolgreiches eigenes Business Development und Neukundengeschäft!</w:t>
      </w:r>
    </w:p>
    <w:p w14:paraId="591AAEE5" w14:textId="77777777" w:rsidR="00A55779" w:rsidRPr="00A55779" w:rsidRDefault="00A55779" w:rsidP="00A55779">
      <w:pPr>
        <w:ind w:left="1440"/>
        <w:rPr>
          <w:rFonts w:eastAsia="Times New Roman"/>
          <w:lang w:val="de-DE"/>
        </w:rPr>
      </w:pPr>
    </w:p>
    <w:p w14:paraId="6FB46BAB" w14:textId="77777777" w:rsidR="00777892" w:rsidRDefault="00777892">
      <w:pPr>
        <w:pStyle w:val="berschrift1"/>
        <w:rPr>
          <w:lang w:val="de-DE"/>
        </w:rPr>
      </w:pPr>
      <w:bookmarkStart w:id="874" w:name="_Toc259872848"/>
      <w:r>
        <w:rPr>
          <w:lang w:val="de-DE"/>
        </w:rPr>
        <w:t>Büro München - zukünftige Pläne</w:t>
      </w:r>
      <w:bookmarkEnd w:id="874"/>
    </w:p>
    <w:p w14:paraId="77936F36" w14:textId="77777777" w:rsidR="00777892" w:rsidRDefault="00541F24" w:rsidP="00541F24">
      <w:pPr>
        <w:numPr>
          <w:ilvl w:val="1"/>
          <w:numId w:val="10"/>
        </w:numPr>
        <w:rPr>
          <w:rFonts w:eastAsia="Times New Roman"/>
          <w:lang w:val="de-DE"/>
        </w:rPr>
      </w:pPr>
      <w:r>
        <w:rPr>
          <w:rFonts w:eastAsia="Times New Roman"/>
          <w:lang w:val="de-DE"/>
        </w:rPr>
        <w:t>DG Office wird Headquarter und die Räumlichkeiten der ec4u werden zum nächstmöglichen Termin gekündigt</w:t>
      </w:r>
      <w:r w:rsidR="00A55779">
        <w:rPr>
          <w:rFonts w:eastAsia="Times New Roman"/>
          <w:lang w:val="de-DE"/>
        </w:rPr>
        <w:t xml:space="preserve"> und zusammengeführt. Kein eigenes Möbel bzw. Infrastruktur. Aktuell werden 3-4 permanente Arbeitsplätze benötigt.</w:t>
      </w:r>
    </w:p>
    <w:p w14:paraId="6E1E60A0" w14:textId="77777777" w:rsidR="00541F24" w:rsidRDefault="00541F24" w:rsidP="00541F24">
      <w:pPr>
        <w:numPr>
          <w:ilvl w:val="1"/>
          <w:numId w:val="10"/>
        </w:numPr>
        <w:rPr>
          <w:rFonts w:eastAsia="Times New Roman"/>
          <w:lang w:val="de-DE"/>
        </w:rPr>
      </w:pPr>
      <w:r>
        <w:rPr>
          <w:rFonts w:eastAsia="Times New Roman"/>
          <w:lang w:val="de-DE"/>
        </w:rPr>
        <w:t>Weiterer Ausbau der Standorts München ist geplant</w:t>
      </w:r>
      <w:r w:rsidR="00A55779">
        <w:rPr>
          <w:rFonts w:eastAsia="Times New Roman"/>
          <w:lang w:val="de-DE"/>
        </w:rPr>
        <w:t xml:space="preserve">, speziell auch im Bereich </w:t>
      </w:r>
      <w:proofErr w:type="spellStart"/>
      <w:r w:rsidR="00A55779">
        <w:rPr>
          <w:rFonts w:eastAsia="Times New Roman"/>
          <w:lang w:val="de-DE"/>
        </w:rPr>
        <w:t>Salesforce</w:t>
      </w:r>
      <w:proofErr w:type="spellEnd"/>
      <w:r w:rsidR="00A55779">
        <w:rPr>
          <w:rFonts w:eastAsia="Times New Roman"/>
          <w:lang w:val="de-DE"/>
        </w:rPr>
        <w:t xml:space="preserve"> und </w:t>
      </w:r>
      <w:proofErr w:type="spellStart"/>
      <w:r w:rsidR="00A55779">
        <w:rPr>
          <w:rFonts w:eastAsia="Times New Roman"/>
          <w:lang w:val="de-DE"/>
        </w:rPr>
        <w:t>und</w:t>
      </w:r>
      <w:proofErr w:type="spellEnd"/>
      <w:r w:rsidR="0080598E">
        <w:rPr>
          <w:rFonts w:eastAsia="Times New Roman"/>
          <w:lang w:val="de-DE"/>
        </w:rPr>
        <w:t xml:space="preserve"> Microsoft</w:t>
      </w:r>
    </w:p>
    <w:p w14:paraId="1E6DDDA0" w14:textId="77777777" w:rsidR="0002696B" w:rsidRDefault="0002696B">
      <w:pPr>
        <w:pStyle w:val="berschrift1"/>
        <w:rPr>
          <w:lang w:val="de-DE"/>
        </w:rPr>
      </w:pPr>
      <w:bookmarkStart w:id="875" w:name="_Toc259872849"/>
      <w:proofErr w:type="spellStart"/>
      <w:r>
        <w:rPr>
          <w:lang w:val="de-DE"/>
        </w:rPr>
        <w:t>cloud</w:t>
      </w:r>
      <w:proofErr w:type="spellEnd"/>
      <w:r>
        <w:rPr>
          <w:lang w:val="de-DE"/>
        </w:rPr>
        <w:t xml:space="preserve"> </w:t>
      </w:r>
      <w:proofErr w:type="spellStart"/>
      <w:r>
        <w:rPr>
          <w:lang w:val="de-DE"/>
        </w:rPr>
        <w:t>world</w:t>
      </w:r>
      <w:proofErr w:type="spellEnd"/>
      <w:r>
        <w:rPr>
          <w:lang w:val="de-DE"/>
        </w:rPr>
        <w:t xml:space="preserve"> AG und DemandGen</w:t>
      </w:r>
      <w:bookmarkEnd w:id="875"/>
    </w:p>
    <w:p w14:paraId="77DC1492" w14:textId="77777777" w:rsidR="0002696B" w:rsidRPr="0002696B" w:rsidRDefault="0002696B" w:rsidP="0002696B">
      <w:pPr>
        <w:numPr>
          <w:ilvl w:val="1"/>
          <w:numId w:val="10"/>
        </w:numPr>
        <w:rPr>
          <w:lang w:val="de-DE" w:eastAsia="ja-JP"/>
        </w:rPr>
      </w:pPr>
      <w:r>
        <w:rPr>
          <w:rFonts w:eastAsia="Times New Roman"/>
          <w:lang w:val="de-DE"/>
        </w:rPr>
        <w:t xml:space="preserve">Die Potenziale liegen in der Auslastung des </w:t>
      </w:r>
      <w:proofErr w:type="spellStart"/>
      <w:r>
        <w:rPr>
          <w:rFonts w:eastAsia="Times New Roman"/>
          <w:lang w:val="de-DE"/>
        </w:rPr>
        <w:t>DemandCenters</w:t>
      </w:r>
      <w:proofErr w:type="spellEnd"/>
      <w:r>
        <w:rPr>
          <w:rFonts w:eastAsia="Times New Roman"/>
          <w:lang w:val="de-DE"/>
        </w:rPr>
        <w:t xml:space="preserve"> durch Kunden der </w:t>
      </w:r>
      <w:proofErr w:type="spellStart"/>
      <w:r>
        <w:rPr>
          <w:rFonts w:eastAsia="Times New Roman"/>
          <w:lang w:val="de-DE"/>
        </w:rPr>
        <w:t>cloud</w:t>
      </w:r>
      <w:proofErr w:type="spellEnd"/>
      <w:r>
        <w:rPr>
          <w:rFonts w:eastAsia="Times New Roman"/>
          <w:lang w:val="de-DE"/>
        </w:rPr>
        <w:t xml:space="preserve"> </w:t>
      </w:r>
      <w:proofErr w:type="spellStart"/>
      <w:r>
        <w:rPr>
          <w:rFonts w:eastAsia="Times New Roman"/>
          <w:lang w:val="de-DE"/>
        </w:rPr>
        <w:t>world</w:t>
      </w:r>
      <w:proofErr w:type="spellEnd"/>
    </w:p>
    <w:p w14:paraId="510E0FE3" w14:textId="77777777" w:rsidR="0002696B" w:rsidDel="000E62C6" w:rsidRDefault="0002696B" w:rsidP="008124D6">
      <w:pPr>
        <w:numPr>
          <w:ilvl w:val="1"/>
          <w:numId w:val="10"/>
        </w:numPr>
        <w:rPr>
          <w:del w:id="876" w:author="Reinhard Janning" w:date="2014-04-23T11:58:00Z"/>
          <w:lang w:val="de-DE" w:eastAsia="ja-JP"/>
        </w:rPr>
      </w:pPr>
      <w:r>
        <w:rPr>
          <w:lang w:val="de-DE" w:eastAsia="ja-JP"/>
        </w:rPr>
        <w:t xml:space="preserve">In Kombination mit </w:t>
      </w:r>
      <w:proofErr w:type="spellStart"/>
      <w:r>
        <w:rPr>
          <w:lang w:val="de-DE" w:eastAsia="ja-JP"/>
        </w:rPr>
        <w:t>Gölz&amp;Schwarz</w:t>
      </w:r>
      <w:proofErr w:type="spellEnd"/>
      <w:r>
        <w:rPr>
          <w:lang w:val="de-DE" w:eastAsia="ja-JP"/>
        </w:rPr>
        <w:t xml:space="preserve"> können vordefinierte Leistungspakete bestehend aus Content und </w:t>
      </w:r>
      <w:proofErr w:type="spellStart"/>
      <w:r>
        <w:rPr>
          <w:lang w:val="de-DE" w:eastAsia="ja-JP"/>
        </w:rPr>
        <w:t>MarketingAutomation</w:t>
      </w:r>
      <w:proofErr w:type="spellEnd"/>
      <w:r>
        <w:rPr>
          <w:lang w:val="de-DE" w:eastAsia="ja-JP"/>
        </w:rPr>
        <w:t xml:space="preserve"> (Eventeinladungen, Webinar, etc.) angeboten werden.</w:t>
      </w:r>
    </w:p>
    <w:p w14:paraId="23845234" w14:textId="77777777" w:rsidR="004D1AA7" w:rsidRPr="000E62C6" w:rsidRDefault="004D1AA7">
      <w:pPr>
        <w:numPr>
          <w:ilvl w:val="1"/>
          <w:numId w:val="10"/>
        </w:numPr>
        <w:rPr>
          <w:lang w:val="de-DE"/>
        </w:rPr>
        <w:pPrChange w:id="877" w:author="Reinhard Janning" w:date="2014-04-23T11:58:00Z">
          <w:pPr/>
        </w:pPrChange>
      </w:pPr>
    </w:p>
    <w:p w14:paraId="26526D75" w14:textId="77777777" w:rsidR="004D1AA7" w:rsidRPr="00777892" w:rsidRDefault="004D1AA7">
      <w:pPr>
        <w:pStyle w:val="berschrift1"/>
        <w:rPr>
          <w:lang w:val="de-DE"/>
        </w:rPr>
      </w:pPr>
      <w:bookmarkStart w:id="878" w:name="_Toc259872850"/>
      <w:r>
        <w:rPr>
          <w:lang w:val="de-DE"/>
        </w:rPr>
        <w:t>Punkte ec4u:</w:t>
      </w:r>
      <w:bookmarkEnd w:id="878"/>
    </w:p>
    <w:p w14:paraId="433DEFCE" w14:textId="77777777" w:rsidR="004D1AA7" w:rsidRDefault="004D1AA7" w:rsidP="004D1AA7">
      <w:pPr>
        <w:rPr>
          <w:lang w:val="de-DE"/>
        </w:rPr>
      </w:pPr>
    </w:p>
    <w:p w14:paraId="3A25848F" w14:textId="77777777" w:rsidR="004D1AA7" w:rsidRDefault="004D1AA7" w:rsidP="004D1AA7">
      <w:pPr>
        <w:pStyle w:val="Listenabsatz"/>
        <w:ind w:hanging="360"/>
        <w:rPr>
          <w:lang w:val="de-DE"/>
        </w:rPr>
      </w:pPr>
      <w:r>
        <w:rPr>
          <w:rFonts w:cs="Calibri"/>
          <w:lang w:val="de-DE"/>
        </w:rPr>
        <w:t>-</w:t>
      </w:r>
      <w:r>
        <w:rPr>
          <w:sz w:val="14"/>
          <w:szCs w:val="14"/>
          <w:lang w:val="de-DE"/>
        </w:rPr>
        <w:t xml:space="preserve">          </w:t>
      </w:r>
      <w:r>
        <w:rPr>
          <w:rFonts w:cs="Calibri"/>
          <w:lang w:val="de-DE"/>
        </w:rPr>
        <w:t xml:space="preserve">Abstimmung Planung 2014 und 2015 </w:t>
      </w:r>
      <w:r>
        <w:rPr>
          <w:rFonts w:ascii="Wingdings" w:hAnsi="Wingdings"/>
          <w:lang w:val="de-DE"/>
        </w:rPr>
        <w:t></w:t>
      </w:r>
      <w:r>
        <w:rPr>
          <w:rFonts w:cs="Calibri"/>
          <w:lang w:val="de-DE"/>
        </w:rPr>
        <w:t xml:space="preserve"> gemeinsame Planung</w:t>
      </w:r>
    </w:p>
    <w:p w14:paraId="4C5B29CE" w14:textId="77777777" w:rsidR="004D1AA7" w:rsidRDefault="004D1AA7" w:rsidP="004D1AA7">
      <w:pPr>
        <w:pStyle w:val="Listenabsatz"/>
        <w:ind w:hanging="360"/>
        <w:rPr>
          <w:lang w:val="de-DE"/>
        </w:rPr>
      </w:pPr>
      <w:r>
        <w:rPr>
          <w:rFonts w:cs="Calibri"/>
          <w:lang w:val="de-DE"/>
        </w:rPr>
        <w:t>-</w:t>
      </w:r>
      <w:r>
        <w:rPr>
          <w:sz w:val="14"/>
          <w:szCs w:val="14"/>
          <w:lang w:val="de-DE"/>
        </w:rPr>
        <w:t xml:space="preserve">          </w:t>
      </w:r>
      <w:r>
        <w:rPr>
          <w:rFonts w:cs="Calibri"/>
          <w:lang w:val="de-DE"/>
        </w:rPr>
        <w:t xml:space="preserve">Abstimmung Pipeline &amp; Forecast 2014 </w:t>
      </w:r>
      <w:r>
        <w:rPr>
          <w:rFonts w:ascii="Wingdings" w:hAnsi="Wingdings"/>
          <w:lang w:val="de-DE"/>
        </w:rPr>
        <w:t></w:t>
      </w:r>
      <w:r>
        <w:rPr>
          <w:rFonts w:cs="Calibri"/>
          <w:lang w:val="de-DE"/>
        </w:rPr>
        <w:t xml:space="preserve"> DG und ec4u </w:t>
      </w:r>
    </w:p>
    <w:p w14:paraId="605FA517" w14:textId="77777777" w:rsidR="004D1AA7" w:rsidRDefault="004D1AA7" w:rsidP="004D1AA7">
      <w:pPr>
        <w:pStyle w:val="Listenabsatz"/>
        <w:ind w:hanging="360"/>
        <w:rPr>
          <w:lang w:val="de-DE"/>
        </w:rPr>
      </w:pPr>
      <w:r>
        <w:rPr>
          <w:rFonts w:cs="Calibri"/>
          <w:lang w:val="de-DE"/>
        </w:rPr>
        <w:t>-</w:t>
      </w:r>
      <w:r>
        <w:rPr>
          <w:sz w:val="14"/>
          <w:szCs w:val="14"/>
          <w:lang w:val="de-DE"/>
        </w:rPr>
        <w:t xml:space="preserve">          </w:t>
      </w:r>
      <w:r>
        <w:rPr>
          <w:rFonts w:cs="Calibri"/>
          <w:lang w:val="de-DE"/>
        </w:rPr>
        <w:t>Rückblick Q1/2014 – DG &amp; ec4u</w:t>
      </w:r>
    </w:p>
    <w:p w14:paraId="504D5AB7" w14:textId="77777777" w:rsidR="004D1AA7" w:rsidRDefault="004D1AA7" w:rsidP="004D1AA7">
      <w:pPr>
        <w:pStyle w:val="Listenabsatz"/>
        <w:ind w:hanging="360"/>
        <w:rPr>
          <w:lang w:val="de-DE"/>
        </w:rPr>
      </w:pPr>
      <w:r>
        <w:rPr>
          <w:rFonts w:cs="Calibri"/>
          <w:lang w:val="de-DE"/>
        </w:rPr>
        <w:t>-</w:t>
      </w:r>
      <w:r>
        <w:rPr>
          <w:sz w:val="14"/>
          <w:szCs w:val="14"/>
          <w:lang w:val="de-DE"/>
        </w:rPr>
        <w:t xml:space="preserve">          </w:t>
      </w:r>
      <w:r>
        <w:rPr>
          <w:rFonts w:cs="Calibri"/>
          <w:lang w:val="de-DE"/>
        </w:rPr>
        <w:t>Bei welchen Kunden können wir gemeinsam in 2014 Business machen?</w:t>
      </w:r>
    </w:p>
    <w:p w14:paraId="429E05E2" w14:textId="77777777" w:rsidR="004D1AA7" w:rsidRDefault="004D1AA7" w:rsidP="004D1AA7">
      <w:pPr>
        <w:pStyle w:val="Listenabsatz"/>
        <w:ind w:hanging="360"/>
        <w:rPr>
          <w:lang w:val="de-DE"/>
        </w:rPr>
      </w:pPr>
      <w:r>
        <w:rPr>
          <w:rFonts w:cs="Calibri"/>
          <w:lang w:val="de-DE"/>
        </w:rPr>
        <w:t>-</w:t>
      </w:r>
      <w:r>
        <w:rPr>
          <w:sz w:val="14"/>
          <w:szCs w:val="14"/>
          <w:lang w:val="de-DE"/>
        </w:rPr>
        <w:t xml:space="preserve">          </w:t>
      </w:r>
      <w:r>
        <w:rPr>
          <w:rFonts w:cs="Calibri"/>
          <w:lang w:val="de-DE"/>
        </w:rPr>
        <w:t>Wie heben wir schnell die Synergien auf der Marktseite – was uns bisher in der Partnerschaft noch nicht so richtig gelungen ist.</w:t>
      </w:r>
    </w:p>
    <w:p w14:paraId="43547C0E" w14:textId="77777777" w:rsidR="004D1AA7" w:rsidRDefault="004D1AA7" w:rsidP="004D1AA7">
      <w:pPr>
        <w:pStyle w:val="Listenabsatz"/>
        <w:ind w:hanging="360"/>
        <w:rPr>
          <w:lang w:val="de-DE"/>
        </w:rPr>
      </w:pPr>
      <w:r>
        <w:rPr>
          <w:rFonts w:cs="Calibri"/>
          <w:lang w:val="de-DE"/>
        </w:rPr>
        <w:t>-</w:t>
      </w:r>
      <w:r>
        <w:rPr>
          <w:sz w:val="14"/>
          <w:szCs w:val="14"/>
          <w:lang w:val="de-DE"/>
        </w:rPr>
        <w:t xml:space="preserve">          </w:t>
      </w:r>
      <w:r>
        <w:rPr>
          <w:rFonts w:cs="Calibri"/>
          <w:lang w:val="de-DE"/>
        </w:rPr>
        <w:t>Wie gestalten wir die Kommunikation nach intern und extern?</w:t>
      </w:r>
    </w:p>
    <w:p w14:paraId="1B27ED78" w14:textId="77777777" w:rsidR="00C43855" w:rsidRDefault="004D1AA7" w:rsidP="00C43855">
      <w:pPr>
        <w:pStyle w:val="Listenabsatz"/>
        <w:ind w:hanging="360"/>
        <w:rPr>
          <w:rFonts w:cs="Calibri"/>
          <w:lang w:val="de-DE"/>
        </w:rPr>
      </w:pPr>
      <w:r>
        <w:rPr>
          <w:rFonts w:cs="Calibri"/>
          <w:lang w:val="de-DE"/>
        </w:rPr>
        <w:lastRenderedPageBreak/>
        <w:t>-</w:t>
      </w:r>
      <w:r>
        <w:rPr>
          <w:sz w:val="14"/>
          <w:szCs w:val="14"/>
          <w:lang w:val="de-DE"/>
        </w:rPr>
        <w:t xml:space="preserve">          </w:t>
      </w:r>
      <w:r>
        <w:rPr>
          <w:rFonts w:cs="Calibri"/>
          <w:lang w:val="de-DE"/>
        </w:rPr>
        <w:t>2 Marken-Strategie?</w:t>
      </w:r>
    </w:p>
    <w:p w14:paraId="65CDD9E7" w14:textId="77777777" w:rsidR="00027622" w:rsidRDefault="00027622" w:rsidP="00C43855">
      <w:pPr>
        <w:rPr>
          <w:rFonts w:cs="Calibri"/>
          <w:lang w:val="de-DE"/>
        </w:rPr>
      </w:pPr>
    </w:p>
    <w:p w14:paraId="252D4D6F" w14:textId="77777777" w:rsidR="00027622" w:rsidRDefault="00027622" w:rsidP="00C43855">
      <w:pPr>
        <w:rPr>
          <w:rFonts w:cs="Calibri"/>
          <w:lang w:val="de-DE"/>
        </w:rPr>
      </w:pPr>
    </w:p>
    <w:p w14:paraId="56005EFC" w14:textId="77777777" w:rsidR="00C43855" w:rsidRPr="00C43855" w:rsidRDefault="00C43855" w:rsidP="00C43855">
      <w:pPr>
        <w:rPr>
          <w:rFonts w:cs="Calibri"/>
          <w:lang w:val="de-DE"/>
        </w:rPr>
      </w:pPr>
      <w:r>
        <w:rPr>
          <w:rFonts w:cs="Calibri"/>
          <w:lang w:val="de-DE"/>
        </w:rPr>
        <w:t>Sonstige Punkte:</w:t>
      </w:r>
    </w:p>
    <w:p w14:paraId="6748C435" w14:textId="6489214F" w:rsidR="00C43855" w:rsidRDefault="00C43855" w:rsidP="00C43855">
      <w:pPr>
        <w:pStyle w:val="Listenabsatz"/>
        <w:numPr>
          <w:ilvl w:val="0"/>
          <w:numId w:val="12"/>
        </w:numPr>
        <w:rPr>
          <w:rFonts w:cs="Calibri"/>
          <w:lang w:val="de-DE"/>
        </w:rPr>
      </w:pPr>
      <w:r w:rsidRPr="00C43855">
        <w:rPr>
          <w:rFonts w:cs="Calibri"/>
          <w:lang w:val="de-DE"/>
        </w:rPr>
        <w:t>Planung 2014 -&gt; 850.000€</w:t>
      </w:r>
      <w:r>
        <w:rPr>
          <w:rFonts w:cs="Calibri"/>
          <w:lang w:val="de-DE"/>
        </w:rPr>
        <w:t xml:space="preserve"> - wie machbar bei gleicher Personalplanung</w:t>
      </w:r>
      <w:r w:rsidR="00027622">
        <w:rPr>
          <w:rFonts w:cs="Calibri"/>
          <w:lang w:val="de-DE"/>
        </w:rPr>
        <w:t xml:space="preserve"> </w:t>
      </w:r>
      <w:r w:rsidR="00027622" w:rsidRPr="00027622">
        <w:rPr>
          <w:rFonts w:cs="Calibri"/>
          <w:lang w:val="de-DE"/>
        </w:rPr>
        <w:sym w:font="Wingdings" w:char="F0E0"/>
      </w:r>
      <w:r w:rsidR="00027622">
        <w:rPr>
          <w:rFonts w:cs="Calibri"/>
          <w:lang w:val="de-DE"/>
        </w:rPr>
        <w:t xml:space="preserve"> ACTION</w:t>
      </w:r>
      <w:ins w:id="879" w:author="Reinhard Janning" w:date="2014-04-23T11:58:00Z">
        <w:r w:rsidR="000E62C6">
          <w:rPr>
            <w:rFonts w:cs="Calibri"/>
            <w:lang w:val="de-DE"/>
          </w:rPr>
          <w:t xml:space="preserve"> - </w:t>
        </w:r>
        <w:proofErr w:type="spellStart"/>
        <w:r w:rsidR="000E62C6">
          <w:rPr>
            <w:rFonts w:cs="Calibri"/>
            <w:lang w:val="de-DE"/>
          </w:rPr>
          <w:t>Done</w:t>
        </w:r>
      </w:ins>
      <w:proofErr w:type="spellEnd"/>
    </w:p>
    <w:p w14:paraId="6D9C1D36" w14:textId="7BCFB600" w:rsidR="00C43855" w:rsidRDefault="00C43855" w:rsidP="00C43855">
      <w:pPr>
        <w:pStyle w:val="Listenabsatz"/>
        <w:numPr>
          <w:ilvl w:val="0"/>
          <w:numId w:val="12"/>
        </w:numPr>
        <w:rPr>
          <w:rFonts w:cs="Calibri"/>
          <w:lang w:val="de-DE"/>
        </w:rPr>
      </w:pPr>
      <w:r>
        <w:rPr>
          <w:rFonts w:cs="Calibri"/>
          <w:lang w:val="de-DE"/>
        </w:rPr>
        <w:t xml:space="preserve">Ergebnis 2013 </w:t>
      </w:r>
      <w:r w:rsidRPr="00C43855">
        <w:rPr>
          <w:rFonts w:cs="Calibri"/>
          <w:lang w:val="de-DE"/>
        </w:rPr>
        <w:sym w:font="Wingdings" w:char="F0E0"/>
      </w:r>
      <w:r>
        <w:rPr>
          <w:rFonts w:cs="Calibri"/>
          <w:lang w:val="de-DE"/>
        </w:rPr>
        <w:t xml:space="preserve"> 250.000€? </w:t>
      </w:r>
      <w:r w:rsidRPr="00C43855">
        <w:rPr>
          <w:rFonts w:cs="Calibri"/>
          <w:lang w:val="de-DE"/>
        </w:rPr>
        <w:sym w:font="Wingdings" w:char="F0E0"/>
      </w:r>
      <w:r>
        <w:rPr>
          <w:rFonts w:cs="Calibri"/>
          <w:lang w:val="de-DE"/>
        </w:rPr>
        <w:t xml:space="preserve"> letzte Info 350.000€ </w:t>
      </w:r>
      <w:r w:rsidRPr="00C43855">
        <w:rPr>
          <w:rFonts w:cs="Calibri"/>
          <w:lang w:val="de-DE"/>
        </w:rPr>
        <w:sym w:font="Wingdings" w:char="F0E0"/>
      </w:r>
      <w:r>
        <w:rPr>
          <w:rFonts w:cs="Calibri"/>
          <w:lang w:val="de-DE"/>
        </w:rPr>
        <w:t xml:space="preserve"> Steigerung auf 850.000€ realistisch?</w:t>
      </w:r>
      <w:ins w:id="880" w:author="Reinhard Janning" w:date="2014-04-23T11:58:00Z">
        <w:r w:rsidR="000E62C6">
          <w:rPr>
            <w:rFonts w:cs="Calibri"/>
            <w:lang w:val="de-DE"/>
          </w:rPr>
          <w:t xml:space="preserve"> - </w:t>
        </w:r>
        <w:proofErr w:type="spellStart"/>
        <w:r w:rsidR="000E62C6">
          <w:rPr>
            <w:rFonts w:cs="Calibri"/>
            <w:lang w:val="de-DE"/>
          </w:rPr>
          <w:t>Done</w:t>
        </w:r>
      </w:ins>
      <w:proofErr w:type="spellEnd"/>
    </w:p>
    <w:p w14:paraId="19199967" w14:textId="6A862A30" w:rsidR="00C43855" w:rsidRDefault="00C43855" w:rsidP="00C43855">
      <w:pPr>
        <w:pStyle w:val="Listenabsatz"/>
        <w:numPr>
          <w:ilvl w:val="0"/>
          <w:numId w:val="12"/>
        </w:numPr>
        <w:rPr>
          <w:rFonts w:cs="Calibri"/>
          <w:lang w:val="de-DE"/>
        </w:rPr>
      </w:pPr>
      <w:r>
        <w:rPr>
          <w:rFonts w:cs="Calibri"/>
          <w:lang w:val="de-DE"/>
        </w:rPr>
        <w:t>Mitarbeiterentwicklung 2012 – 2013 – 2014 – Anzahl FTE / Anzahl Freelancer</w:t>
      </w:r>
      <w:ins w:id="881" w:author="Reinhard Janning" w:date="2014-04-23T11:58:00Z">
        <w:r w:rsidR="000E62C6">
          <w:rPr>
            <w:rFonts w:cs="Calibri"/>
            <w:lang w:val="de-DE"/>
          </w:rPr>
          <w:t xml:space="preserve"> - </w:t>
        </w:r>
        <w:proofErr w:type="spellStart"/>
        <w:r w:rsidR="000E62C6">
          <w:rPr>
            <w:rFonts w:cs="Calibri"/>
            <w:lang w:val="de-DE"/>
          </w:rPr>
          <w:t>Done</w:t>
        </w:r>
      </w:ins>
      <w:proofErr w:type="spellEnd"/>
    </w:p>
    <w:p w14:paraId="061ED6C5" w14:textId="0538FCF4" w:rsidR="00C43855" w:rsidRDefault="00C43855" w:rsidP="00C43855">
      <w:pPr>
        <w:pStyle w:val="Listenabsatz"/>
        <w:numPr>
          <w:ilvl w:val="0"/>
          <w:numId w:val="12"/>
        </w:numPr>
        <w:rPr>
          <w:rFonts w:cs="Calibri"/>
          <w:lang w:val="de-DE"/>
        </w:rPr>
      </w:pPr>
      <w:r>
        <w:rPr>
          <w:rFonts w:cs="Calibri"/>
          <w:lang w:val="de-DE"/>
        </w:rPr>
        <w:t>Auftragseingang sehr gering für Q2 – wie wird beauftragt? Jahresverträge?</w:t>
      </w:r>
      <w:ins w:id="882" w:author="Reinhard Janning" w:date="2014-04-23T11:59:00Z">
        <w:r w:rsidR="000E62C6">
          <w:rPr>
            <w:rFonts w:cs="Calibri"/>
            <w:lang w:val="de-DE"/>
          </w:rPr>
          <w:t xml:space="preserve"> – Done.</w:t>
        </w:r>
      </w:ins>
    </w:p>
    <w:p w14:paraId="6821E894" w14:textId="77777777" w:rsidR="00C43855" w:rsidRDefault="00C43855" w:rsidP="004D1AA7">
      <w:pPr>
        <w:pStyle w:val="Listenabsatz"/>
        <w:ind w:hanging="360"/>
        <w:rPr>
          <w:rFonts w:cs="Calibri"/>
          <w:lang w:val="de-DE"/>
        </w:rPr>
      </w:pPr>
    </w:p>
    <w:p w14:paraId="77E46BA0" w14:textId="77777777" w:rsidR="00173623" w:rsidRDefault="00173623">
      <w:pPr>
        <w:rPr>
          <w:lang w:val="de-DE"/>
        </w:rPr>
      </w:pPr>
    </w:p>
    <w:p w14:paraId="1101CE9E" w14:textId="77777777" w:rsidR="00173623" w:rsidRPr="00507067" w:rsidRDefault="00173623">
      <w:pPr>
        <w:rPr>
          <w:lang w:val="de-DE"/>
        </w:rPr>
      </w:pPr>
    </w:p>
    <w:sectPr w:rsidR="00173623" w:rsidRPr="00507067" w:rsidSect="0064001E">
      <w:pgSz w:w="11900" w:h="16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Times">
    <w:panose1 w:val="02000500000000000000"/>
    <w:charset w:val="4D"/>
    <w:family w:val="roman"/>
    <w:notTrueType/>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Verdana">
    <w:panose1 w:val="020B0604030504040204"/>
    <w:charset w:val="4D"/>
    <w:family w:val="roman"/>
    <w:notTrueType/>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A1198E"/>
    <w:multiLevelType w:val="hybridMultilevel"/>
    <w:tmpl w:val="40C0634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nsid w:val="07DD563F"/>
    <w:multiLevelType w:val="multilevel"/>
    <w:tmpl w:val="36F25628"/>
    <w:lvl w:ilvl="0">
      <w:start w:val="1"/>
      <w:numFmt w:val="decimal"/>
      <w:lvlText w:val="%1"/>
      <w:lvlJc w:val="left"/>
      <w:pPr>
        <w:ind w:left="792" w:hanging="432"/>
      </w:pPr>
    </w:lvl>
    <w:lvl w:ilvl="1">
      <w:start w:val="1"/>
      <w:numFmt w:val="decimal"/>
      <w:lvlText w:val="%1.%2"/>
      <w:lvlJc w:val="left"/>
      <w:pPr>
        <w:ind w:left="936" w:hanging="576"/>
      </w:pPr>
    </w:lvl>
    <w:lvl w:ilvl="2">
      <w:start w:val="1"/>
      <w:numFmt w:val="decimal"/>
      <w:lvlText w:val="%1.%2.%3"/>
      <w:lvlJc w:val="left"/>
      <w:pPr>
        <w:ind w:left="1080" w:hanging="720"/>
      </w:pPr>
    </w:lvl>
    <w:lvl w:ilvl="3">
      <w:start w:val="1"/>
      <w:numFmt w:val="decimal"/>
      <w:pStyle w:val="berschrift4"/>
      <w:lvlText w:val="%1.%2.%3.%4"/>
      <w:lvlJc w:val="left"/>
      <w:pPr>
        <w:ind w:left="1224" w:hanging="864"/>
      </w:pPr>
    </w:lvl>
    <w:lvl w:ilvl="4">
      <w:start w:val="1"/>
      <w:numFmt w:val="decimal"/>
      <w:pStyle w:val="berschrift5"/>
      <w:lvlText w:val="%1.%2.%3.%4.%5"/>
      <w:lvlJc w:val="left"/>
      <w:pPr>
        <w:ind w:left="1368" w:hanging="1008"/>
      </w:pPr>
    </w:lvl>
    <w:lvl w:ilvl="5">
      <w:start w:val="1"/>
      <w:numFmt w:val="decimal"/>
      <w:pStyle w:val="berschrift6"/>
      <w:lvlText w:val="%1.%2.%3.%4.%5.%6"/>
      <w:lvlJc w:val="left"/>
      <w:pPr>
        <w:ind w:left="1512" w:hanging="1152"/>
      </w:pPr>
    </w:lvl>
    <w:lvl w:ilvl="6">
      <w:start w:val="1"/>
      <w:numFmt w:val="decimal"/>
      <w:lvlText w:val="%1.%2.%3.%4.%5.%6.%7"/>
      <w:lvlJc w:val="left"/>
      <w:pPr>
        <w:ind w:left="1656" w:hanging="1296"/>
      </w:pPr>
    </w:lvl>
    <w:lvl w:ilvl="7">
      <w:start w:val="1"/>
      <w:numFmt w:val="decimal"/>
      <w:lvlText w:val="%1.%2.%3.%4.%5.%6.%7.%8"/>
      <w:lvlJc w:val="left"/>
      <w:pPr>
        <w:ind w:left="1800" w:hanging="1440"/>
      </w:pPr>
    </w:lvl>
    <w:lvl w:ilvl="8">
      <w:start w:val="1"/>
      <w:numFmt w:val="decimal"/>
      <w:lvlText w:val="%1.%2.%3.%4.%5.%6.%7.%8.%9"/>
      <w:lvlJc w:val="left"/>
      <w:pPr>
        <w:ind w:left="1944" w:hanging="1584"/>
      </w:pPr>
    </w:lvl>
  </w:abstractNum>
  <w:abstractNum w:abstractNumId="2">
    <w:nsid w:val="12FA31A7"/>
    <w:multiLevelType w:val="hybridMultilevel"/>
    <w:tmpl w:val="16CE24F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nsid w:val="2708184C"/>
    <w:multiLevelType w:val="multilevel"/>
    <w:tmpl w:val="36F25628"/>
    <w:lvl w:ilvl="0">
      <w:start w:val="1"/>
      <w:numFmt w:val="decimal"/>
      <w:lvlText w:val="%1"/>
      <w:lvlJc w:val="left"/>
      <w:pPr>
        <w:ind w:left="792" w:hanging="432"/>
      </w:pPr>
    </w:lvl>
    <w:lvl w:ilvl="1">
      <w:start w:val="1"/>
      <w:numFmt w:val="decimal"/>
      <w:lvlText w:val="%1.%2"/>
      <w:lvlJc w:val="left"/>
      <w:pPr>
        <w:ind w:left="936" w:hanging="576"/>
      </w:pPr>
    </w:lvl>
    <w:lvl w:ilvl="2">
      <w:start w:val="1"/>
      <w:numFmt w:val="decimal"/>
      <w:lvlText w:val="%1.%2.%3"/>
      <w:lvlJc w:val="left"/>
      <w:pPr>
        <w:ind w:left="1080" w:hanging="720"/>
      </w:pPr>
    </w:lvl>
    <w:lvl w:ilvl="3">
      <w:start w:val="1"/>
      <w:numFmt w:val="decimal"/>
      <w:lvlText w:val="%1.%2.%3.%4"/>
      <w:lvlJc w:val="left"/>
      <w:pPr>
        <w:ind w:left="1224" w:hanging="864"/>
      </w:pPr>
    </w:lvl>
    <w:lvl w:ilvl="4">
      <w:start w:val="1"/>
      <w:numFmt w:val="decimal"/>
      <w:lvlText w:val="%1.%2.%3.%4.%5"/>
      <w:lvlJc w:val="left"/>
      <w:pPr>
        <w:ind w:left="1368" w:hanging="1008"/>
      </w:pPr>
    </w:lvl>
    <w:lvl w:ilvl="5">
      <w:start w:val="1"/>
      <w:numFmt w:val="decimal"/>
      <w:lvlText w:val="%1.%2.%3.%4.%5.%6"/>
      <w:lvlJc w:val="left"/>
      <w:pPr>
        <w:ind w:left="1512" w:hanging="1152"/>
      </w:pPr>
    </w:lvl>
    <w:lvl w:ilvl="6">
      <w:start w:val="1"/>
      <w:numFmt w:val="decimal"/>
      <w:lvlText w:val="%1.%2.%3.%4.%5.%6.%7"/>
      <w:lvlJc w:val="left"/>
      <w:pPr>
        <w:ind w:left="1656" w:hanging="1296"/>
      </w:pPr>
    </w:lvl>
    <w:lvl w:ilvl="7">
      <w:start w:val="1"/>
      <w:numFmt w:val="decimal"/>
      <w:lvlText w:val="%1.%2.%3.%4.%5.%6.%7.%8"/>
      <w:lvlJc w:val="left"/>
      <w:pPr>
        <w:ind w:left="1800" w:hanging="1440"/>
      </w:pPr>
    </w:lvl>
    <w:lvl w:ilvl="8">
      <w:start w:val="1"/>
      <w:numFmt w:val="decimal"/>
      <w:lvlText w:val="%1.%2.%3.%4.%5.%6.%7.%8.%9"/>
      <w:lvlJc w:val="left"/>
      <w:pPr>
        <w:ind w:left="1944" w:hanging="1584"/>
      </w:pPr>
    </w:lvl>
  </w:abstractNum>
  <w:abstractNum w:abstractNumId="4">
    <w:nsid w:val="337256FA"/>
    <w:multiLevelType w:val="hybridMultilevel"/>
    <w:tmpl w:val="E244D80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nsid w:val="37D93E46"/>
    <w:multiLevelType w:val="multilevel"/>
    <w:tmpl w:val="04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nsid w:val="432C2CCF"/>
    <w:multiLevelType w:val="hybridMultilevel"/>
    <w:tmpl w:val="76449ECA"/>
    <w:lvl w:ilvl="0" w:tplc="A25ADD32">
      <w:numFmt w:val="bullet"/>
      <w:lvlText w:val=""/>
      <w:lvlJc w:val="left"/>
      <w:pPr>
        <w:ind w:left="720" w:hanging="360"/>
      </w:pPr>
      <w:rPr>
        <w:rFonts w:ascii="Wingdings" w:eastAsia="Times" w:hAnsi="Wingding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nsid w:val="4CC31693"/>
    <w:multiLevelType w:val="hybridMultilevel"/>
    <w:tmpl w:val="8CE21FE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nsid w:val="698970F3"/>
    <w:multiLevelType w:val="hybridMultilevel"/>
    <w:tmpl w:val="F27AE92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nsid w:val="69F23A66"/>
    <w:multiLevelType w:val="hybridMultilevel"/>
    <w:tmpl w:val="8BBE648C"/>
    <w:lvl w:ilvl="0" w:tplc="ECA05F1A">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nsid w:val="76F85EB0"/>
    <w:multiLevelType w:val="multilevel"/>
    <w:tmpl w:val="BDBEA3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
    <w:nsid w:val="77386CBE"/>
    <w:multiLevelType w:val="multilevel"/>
    <w:tmpl w:val="216CA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nsid w:val="7C9D777B"/>
    <w:multiLevelType w:val="hybridMultilevel"/>
    <w:tmpl w:val="56BA7A8C"/>
    <w:lvl w:ilvl="0" w:tplc="F3720E1A">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12"/>
  </w:num>
  <w:num w:numId="2">
    <w:abstractNumId w:val="1"/>
  </w:num>
  <w:num w:numId="3">
    <w:abstractNumId w:val="1"/>
  </w:num>
  <w:num w:numId="4">
    <w:abstractNumId w:val="1"/>
  </w:num>
  <w:num w:numId="5">
    <w:abstractNumId w:val="9"/>
  </w:num>
  <w:num w:numId="6">
    <w:abstractNumId w:val="1"/>
  </w:num>
  <w:num w:numId="7">
    <w:abstractNumId w:val="8"/>
  </w:num>
  <w:num w:numId="8">
    <w:abstractNumId w:val="7"/>
  </w:num>
  <w:num w:numId="9">
    <w:abstractNumId w:val="0"/>
  </w:num>
  <w:num w:numId="10">
    <w:abstractNumId w:val="10"/>
  </w:num>
  <w:num w:numId="11">
    <w:abstractNumId w:val="11"/>
  </w:num>
  <w:num w:numId="12">
    <w:abstractNumId w:val="4"/>
  </w:num>
  <w:num w:numId="13">
    <w:abstractNumId w:val="6"/>
  </w:num>
  <w:num w:numId="14">
    <w:abstractNumId w:val="5"/>
  </w:num>
  <w:num w:numId="15">
    <w:abstractNumId w:val="3"/>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76"/>
  <w:proofState w:spelling="clean"/>
  <w:revisionView w:markup="0"/>
  <w:trackRevisions/>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1734"/>
    <w:rsid w:val="000243A5"/>
    <w:rsid w:val="00024637"/>
    <w:rsid w:val="0002696B"/>
    <w:rsid w:val="00027622"/>
    <w:rsid w:val="00041D63"/>
    <w:rsid w:val="00047506"/>
    <w:rsid w:val="00062868"/>
    <w:rsid w:val="000844AE"/>
    <w:rsid w:val="00086790"/>
    <w:rsid w:val="000A5D0C"/>
    <w:rsid w:val="000C5E53"/>
    <w:rsid w:val="000D66AF"/>
    <w:rsid w:val="000E62C6"/>
    <w:rsid w:val="000F2C06"/>
    <w:rsid w:val="000F7181"/>
    <w:rsid w:val="001054FA"/>
    <w:rsid w:val="00112467"/>
    <w:rsid w:val="00154E76"/>
    <w:rsid w:val="00173623"/>
    <w:rsid w:val="001A3E50"/>
    <w:rsid w:val="001D0DF9"/>
    <w:rsid w:val="001F0061"/>
    <w:rsid w:val="002224ED"/>
    <w:rsid w:val="002561B8"/>
    <w:rsid w:val="002622C6"/>
    <w:rsid w:val="002672F4"/>
    <w:rsid w:val="00284BE5"/>
    <w:rsid w:val="002F7855"/>
    <w:rsid w:val="00307907"/>
    <w:rsid w:val="0031043E"/>
    <w:rsid w:val="00313037"/>
    <w:rsid w:val="00325783"/>
    <w:rsid w:val="00354509"/>
    <w:rsid w:val="00357A42"/>
    <w:rsid w:val="003A341A"/>
    <w:rsid w:val="003D33B4"/>
    <w:rsid w:val="003E6AE4"/>
    <w:rsid w:val="00463DFD"/>
    <w:rsid w:val="004B60C8"/>
    <w:rsid w:val="004D1AA7"/>
    <w:rsid w:val="00500DE5"/>
    <w:rsid w:val="00507067"/>
    <w:rsid w:val="0052443B"/>
    <w:rsid w:val="0053705E"/>
    <w:rsid w:val="00541F24"/>
    <w:rsid w:val="005509CB"/>
    <w:rsid w:val="005D7780"/>
    <w:rsid w:val="005F4618"/>
    <w:rsid w:val="005F6632"/>
    <w:rsid w:val="006223E3"/>
    <w:rsid w:val="0064001E"/>
    <w:rsid w:val="006423AC"/>
    <w:rsid w:val="0064666C"/>
    <w:rsid w:val="00652BF9"/>
    <w:rsid w:val="00693CFD"/>
    <w:rsid w:val="006A2B94"/>
    <w:rsid w:val="0070349F"/>
    <w:rsid w:val="007128F2"/>
    <w:rsid w:val="007438E7"/>
    <w:rsid w:val="00753C70"/>
    <w:rsid w:val="0076503F"/>
    <w:rsid w:val="00777892"/>
    <w:rsid w:val="007A1445"/>
    <w:rsid w:val="007C6520"/>
    <w:rsid w:val="007D27A4"/>
    <w:rsid w:val="0080598E"/>
    <w:rsid w:val="008124D6"/>
    <w:rsid w:val="0081274F"/>
    <w:rsid w:val="0081641F"/>
    <w:rsid w:val="00821079"/>
    <w:rsid w:val="00822DE9"/>
    <w:rsid w:val="0086337F"/>
    <w:rsid w:val="00863CCF"/>
    <w:rsid w:val="008726B0"/>
    <w:rsid w:val="00883627"/>
    <w:rsid w:val="008C0B6A"/>
    <w:rsid w:val="008C19E4"/>
    <w:rsid w:val="008F095B"/>
    <w:rsid w:val="00916A54"/>
    <w:rsid w:val="00926F01"/>
    <w:rsid w:val="00953ED0"/>
    <w:rsid w:val="009C0626"/>
    <w:rsid w:val="009C7615"/>
    <w:rsid w:val="009E7DD6"/>
    <w:rsid w:val="00A07186"/>
    <w:rsid w:val="00A10EA4"/>
    <w:rsid w:val="00A173D9"/>
    <w:rsid w:val="00A178D1"/>
    <w:rsid w:val="00A24F85"/>
    <w:rsid w:val="00A4754B"/>
    <w:rsid w:val="00A47C72"/>
    <w:rsid w:val="00A53AB5"/>
    <w:rsid w:val="00A55779"/>
    <w:rsid w:val="00A6203B"/>
    <w:rsid w:val="00A97B60"/>
    <w:rsid w:val="00AA485E"/>
    <w:rsid w:val="00AB52DB"/>
    <w:rsid w:val="00AC1879"/>
    <w:rsid w:val="00B0321B"/>
    <w:rsid w:val="00B27296"/>
    <w:rsid w:val="00B37BB8"/>
    <w:rsid w:val="00B63F3D"/>
    <w:rsid w:val="00BC4AF3"/>
    <w:rsid w:val="00C01734"/>
    <w:rsid w:val="00C04744"/>
    <w:rsid w:val="00C15C0F"/>
    <w:rsid w:val="00C17830"/>
    <w:rsid w:val="00C27848"/>
    <w:rsid w:val="00C43855"/>
    <w:rsid w:val="00C765F6"/>
    <w:rsid w:val="00C85D75"/>
    <w:rsid w:val="00C90838"/>
    <w:rsid w:val="00CD628F"/>
    <w:rsid w:val="00CF1C9E"/>
    <w:rsid w:val="00CF5C9D"/>
    <w:rsid w:val="00D1494D"/>
    <w:rsid w:val="00D26D50"/>
    <w:rsid w:val="00D53D6A"/>
    <w:rsid w:val="00D6053C"/>
    <w:rsid w:val="00D65ADA"/>
    <w:rsid w:val="00D7420A"/>
    <w:rsid w:val="00DC2F0C"/>
    <w:rsid w:val="00DC3A05"/>
    <w:rsid w:val="00DF21AA"/>
    <w:rsid w:val="00E06577"/>
    <w:rsid w:val="00E14664"/>
    <w:rsid w:val="00E1478B"/>
    <w:rsid w:val="00E2751A"/>
    <w:rsid w:val="00E40433"/>
    <w:rsid w:val="00E40A16"/>
    <w:rsid w:val="00E5468A"/>
    <w:rsid w:val="00E953CC"/>
    <w:rsid w:val="00EA2ABC"/>
    <w:rsid w:val="00EA375D"/>
    <w:rsid w:val="00EA69FE"/>
    <w:rsid w:val="00EC7345"/>
    <w:rsid w:val="00EE37A5"/>
    <w:rsid w:val="00F16AFD"/>
    <w:rsid w:val="00F45797"/>
    <w:rsid w:val="00F52430"/>
    <w:rsid w:val="00F90A24"/>
    <w:rsid w:val="00FC1C74"/>
    <w:rsid w:val="00FE1CED"/>
    <w:rsid w:val="00FE7B56"/>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EAF49F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de-DE"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863CCF"/>
    <w:rPr>
      <w:rFonts w:ascii="Calibri" w:eastAsia="Times" w:hAnsi="Calibri" w:cs="Times New Roman"/>
      <w:sz w:val="20"/>
      <w:szCs w:val="20"/>
      <w:lang w:val="en-US" w:eastAsia="en-US"/>
    </w:rPr>
  </w:style>
  <w:style w:type="paragraph" w:styleId="berschrift1">
    <w:name w:val="heading 1"/>
    <w:basedOn w:val="Standard"/>
    <w:next w:val="Standard"/>
    <w:link w:val="berschrift1Zeichen"/>
    <w:autoRedefine/>
    <w:uiPriority w:val="9"/>
    <w:qFormat/>
    <w:rsid w:val="000E62C6"/>
    <w:pPr>
      <w:keepNext/>
      <w:keepLines/>
      <w:spacing w:before="480"/>
      <w:outlineLvl w:val="0"/>
    </w:pPr>
    <w:rPr>
      <w:rFonts w:asciiTheme="majorHAnsi" w:eastAsiaTheme="majorEastAsia" w:hAnsiTheme="majorHAnsi" w:cstheme="majorBidi"/>
      <w:b/>
      <w:bCs/>
      <w:color w:val="008000"/>
      <w:sz w:val="32"/>
      <w:szCs w:val="32"/>
      <w:lang w:eastAsia="ja-JP"/>
    </w:rPr>
  </w:style>
  <w:style w:type="paragraph" w:styleId="berschrift2">
    <w:name w:val="heading 2"/>
    <w:basedOn w:val="Standard"/>
    <w:next w:val="Standard"/>
    <w:link w:val="berschrift2Zeichen"/>
    <w:autoRedefine/>
    <w:uiPriority w:val="9"/>
    <w:unhideWhenUsed/>
    <w:qFormat/>
    <w:rsid w:val="00AB52DB"/>
    <w:pPr>
      <w:keepNext/>
      <w:keepLines/>
      <w:spacing w:before="200" w:line="276" w:lineRule="auto"/>
      <w:outlineLvl w:val="1"/>
    </w:pPr>
    <w:rPr>
      <w:rFonts w:asciiTheme="majorHAnsi" w:eastAsiaTheme="majorEastAsia" w:hAnsiTheme="majorHAnsi" w:cstheme="majorBidi"/>
      <w:b/>
      <w:bCs/>
      <w:color w:val="008000"/>
      <w:sz w:val="26"/>
      <w:szCs w:val="26"/>
      <w:lang w:eastAsia="ja-JP"/>
    </w:rPr>
  </w:style>
  <w:style w:type="paragraph" w:styleId="berschrift3">
    <w:name w:val="heading 3"/>
    <w:basedOn w:val="Standard"/>
    <w:next w:val="Standard"/>
    <w:link w:val="berschrift3Zeichen"/>
    <w:autoRedefine/>
    <w:uiPriority w:val="9"/>
    <w:unhideWhenUsed/>
    <w:qFormat/>
    <w:rsid w:val="00FC1C74"/>
    <w:pPr>
      <w:keepNext/>
      <w:keepLines/>
      <w:spacing w:before="200"/>
      <w:outlineLvl w:val="2"/>
    </w:pPr>
    <w:rPr>
      <w:rFonts w:asciiTheme="majorHAnsi" w:eastAsiaTheme="majorEastAsia" w:hAnsiTheme="majorHAnsi" w:cstheme="majorBidi"/>
      <w:b/>
      <w:bCs/>
      <w:color w:val="008000"/>
      <w:sz w:val="24"/>
      <w:szCs w:val="24"/>
      <w:lang w:eastAsia="ja-JP"/>
    </w:rPr>
  </w:style>
  <w:style w:type="paragraph" w:styleId="berschrift4">
    <w:name w:val="heading 4"/>
    <w:basedOn w:val="Standard"/>
    <w:next w:val="Standard"/>
    <w:link w:val="berschrift4Zeichen"/>
    <w:autoRedefine/>
    <w:uiPriority w:val="9"/>
    <w:unhideWhenUsed/>
    <w:qFormat/>
    <w:rsid w:val="000C5E53"/>
    <w:pPr>
      <w:keepNext/>
      <w:keepLines/>
      <w:numPr>
        <w:ilvl w:val="3"/>
        <w:numId w:val="2"/>
      </w:numPr>
      <w:spacing w:before="200"/>
      <w:outlineLvl w:val="3"/>
    </w:pPr>
    <w:rPr>
      <w:rFonts w:asciiTheme="majorHAnsi" w:eastAsiaTheme="majorEastAsia" w:hAnsiTheme="majorHAnsi" w:cstheme="majorBidi"/>
      <w:b/>
      <w:bCs/>
      <w:i/>
      <w:iCs/>
      <w:color w:val="4F81BD" w:themeColor="accent1"/>
      <w:sz w:val="24"/>
      <w:szCs w:val="24"/>
      <w:lang w:val="de-DE" w:eastAsia="ja-JP"/>
    </w:rPr>
  </w:style>
  <w:style w:type="paragraph" w:styleId="berschrift5">
    <w:name w:val="heading 5"/>
    <w:basedOn w:val="Standard"/>
    <w:next w:val="Standard"/>
    <w:link w:val="berschrift5Zeichen"/>
    <w:autoRedefine/>
    <w:uiPriority w:val="9"/>
    <w:unhideWhenUsed/>
    <w:qFormat/>
    <w:rsid w:val="000C5E53"/>
    <w:pPr>
      <w:keepNext/>
      <w:keepLines/>
      <w:numPr>
        <w:ilvl w:val="4"/>
        <w:numId w:val="6"/>
      </w:numPr>
      <w:spacing w:before="20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eichen"/>
    <w:autoRedefine/>
    <w:uiPriority w:val="9"/>
    <w:semiHidden/>
    <w:unhideWhenUsed/>
    <w:qFormat/>
    <w:rsid w:val="000C5E53"/>
    <w:pPr>
      <w:keepNext/>
      <w:keepLines/>
      <w:numPr>
        <w:ilvl w:val="5"/>
        <w:numId w:val="6"/>
      </w:numPr>
      <w:spacing w:before="200"/>
      <w:outlineLvl w:val="5"/>
    </w:pPr>
    <w:rPr>
      <w:rFonts w:asciiTheme="majorHAnsi" w:eastAsiaTheme="majorEastAsia" w:hAnsiTheme="majorHAnsi" w:cstheme="majorBidi"/>
      <w:i/>
      <w:iCs/>
      <w:color w:val="243F60" w:themeColor="accent1" w:themeShade="7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eichen">
    <w:name w:val="Überschrift 2 Zeichen"/>
    <w:basedOn w:val="Absatzstandardschriftart"/>
    <w:link w:val="berschrift2"/>
    <w:uiPriority w:val="9"/>
    <w:rsid w:val="000C5E53"/>
    <w:rPr>
      <w:rFonts w:asciiTheme="majorHAnsi" w:eastAsiaTheme="majorEastAsia" w:hAnsiTheme="majorHAnsi" w:cstheme="majorBidi"/>
      <w:b/>
      <w:bCs/>
      <w:color w:val="008000"/>
      <w:sz w:val="26"/>
      <w:szCs w:val="26"/>
      <w:lang w:val="en-US"/>
    </w:rPr>
  </w:style>
  <w:style w:type="character" w:customStyle="1" w:styleId="berschrift3Zeichen">
    <w:name w:val="Überschrift 3 Zeichen"/>
    <w:basedOn w:val="Absatzstandardschriftart"/>
    <w:link w:val="berschrift3"/>
    <w:uiPriority w:val="9"/>
    <w:rsid w:val="00E40A16"/>
    <w:rPr>
      <w:rFonts w:asciiTheme="majorHAnsi" w:eastAsiaTheme="majorEastAsia" w:hAnsiTheme="majorHAnsi" w:cstheme="majorBidi"/>
      <w:b/>
      <w:bCs/>
      <w:color w:val="008000"/>
      <w:lang w:val="en-US"/>
    </w:rPr>
  </w:style>
  <w:style w:type="character" w:customStyle="1" w:styleId="berschrift1Zeichen">
    <w:name w:val="Überschrift 1 Zeichen"/>
    <w:basedOn w:val="Absatzstandardschriftart"/>
    <w:link w:val="berschrift1"/>
    <w:uiPriority w:val="9"/>
    <w:rsid w:val="000E62C6"/>
    <w:rPr>
      <w:rFonts w:asciiTheme="majorHAnsi" w:eastAsiaTheme="majorEastAsia" w:hAnsiTheme="majorHAnsi" w:cstheme="majorBidi"/>
      <w:b/>
      <w:bCs/>
      <w:color w:val="008000"/>
      <w:sz w:val="32"/>
      <w:szCs w:val="32"/>
      <w:lang w:val="en-US"/>
    </w:rPr>
  </w:style>
  <w:style w:type="character" w:customStyle="1" w:styleId="berschrift4Zeichen">
    <w:name w:val="Überschrift 4 Zeichen"/>
    <w:basedOn w:val="Absatzstandardschriftart"/>
    <w:link w:val="berschrift4"/>
    <w:uiPriority w:val="9"/>
    <w:rsid w:val="000C5E53"/>
    <w:rPr>
      <w:rFonts w:asciiTheme="majorHAnsi" w:eastAsiaTheme="majorEastAsia" w:hAnsiTheme="majorHAnsi" w:cstheme="majorBidi"/>
      <w:b/>
      <w:bCs/>
      <w:i/>
      <w:iCs/>
      <w:color w:val="4F81BD" w:themeColor="accent1"/>
    </w:rPr>
  </w:style>
  <w:style w:type="paragraph" w:styleId="Untertitel">
    <w:name w:val="Subtitle"/>
    <w:basedOn w:val="Standard"/>
    <w:next w:val="Standard"/>
    <w:link w:val="UntertitelZeichen"/>
    <w:autoRedefine/>
    <w:uiPriority w:val="11"/>
    <w:qFormat/>
    <w:rsid w:val="00047506"/>
    <w:pPr>
      <w:numPr>
        <w:ilvl w:val="1"/>
      </w:numPr>
    </w:pPr>
    <w:rPr>
      <w:rFonts w:asciiTheme="minorHAnsi" w:eastAsiaTheme="majorEastAsia" w:hAnsiTheme="minorHAnsi" w:cstheme="majorBidi"/>
      <w:iCs/>
      <w:color w:val="008000"/>
      <w:spacing w:val="15"/>
      <w:sz w:val="24"/>
      <w:szCs w:val="24"/>
    </w:rPr>
  </w:style>
  <w:style w:type="character" w:customStyle="1" w:styleId="UntertitelZeichen">
    <w:name w:val="Untertitel Zeichen"/>
    <w:basedOn w:val="Absatzstandardschriftart"/>
    <w:link w:val="Untertitel"/>
    <w:uiPriority w:val="11"/>
    <w:rsid w:val="00047506"/>
    <w:rPr>
      <w:rFonts w:eastAsiaTheme="majorEastAsia" w:cstheme="majorBidi"/>
      <w:iCs/>
      <w:color w:val="008000"/>
      <w:spacing w:val="15"/>
      <w:lang w:val="en-US" w:eastAsia="en-US"/>
    </w:rPr>
  </w:style>
  <w:style w:type="character" w:styleId="IntensiveHervorhebung">
    <w:name w:val="Intense Emphasis"/>
    <w:basedOn w:val="Absatzstandardschriftart"/>
    <w:uiPriority w:val="21"/>
    <w:qFormat/>
    <w:rsid w:val="00B63F3D"/>
    <w:rPr>
      <w:b/>
      <w:bCs/>
      <w:i/>
      <w:iCs/>
      <w:color w:val="008000"/>
    </w:rPr>
  </w:style>
  <w:style w:type="paragraph" w:styleId="IntensivesAnfhrungszeichen">
    <w:name w:val="Intense Quote"/>
    <w:basedOn w:val="Standard"/>
    <w:next w:val="Standard"/>
    <w:link w:val="IntensivesAnfhrungszeichenZeichen"/>
    <w:autoRedefine/>
    <w:uiPriority w:val="30"/>
    <w:qFormat/>
    <w:rsid w:val="00B63F3D"/>
    <w:pPr>
      <w:pBdr>
        <w:bottom w:val="single" w:sz="4" w:space="4" w:color="4F81BD" w:themeColor="accent1"/>
      </w:pBdr>
      <w:spacing w:before="200" w:after="280"/>
      <w:ind w:left="936" w:right="936"/>
    </w:pPr>
    <w:rPr>
      <w:rFonts w:ascii="Verdana" w:hAnsi="Verdana"/>
      <w:b/>
      <w:bCs/>
      <w:i/>
      <w:iCs/>
      <w:color w:val="008000"/>
    </w:rPr>
  </w:style>
  <w:style w:type="character" w:customStyle="1" w:styleId="IntensivesAnfhrungszeichenZeichen">
    <w:name w:val="Intensives Anführungszeichen Zeichen"/>
    <w:basedOn w:val="Absatzstandardschriftart"/>
    <w:link w:val="IntensivesAnfhrungszeichen"/>
    <w:uiPriority w:val="30"/>
    <w:rsid w:val="00B63F3D"/>
    <w:rPr>
      <w:rFonts w:ascii="Verdana" w:hAnsi="Verdana"/>
      <w:b/>
      <w:bCs/>
      <w:i/>
      <w:iCs/>
      <w:color w:val="008000"/>
      <w:sz w:val="20"/>
    </w:rPr>
  </w:style>
  <w:style w:type="character" w:customStyle="1" w:styleId="berschrift5Zeichen">
    <w:name w:val="Überschrift 5 Zeichen"/>
    <w:basedOn w:val="Absatzstandardschriftart"/>
    <w:link w:val="berschrift5"/>
    <w:uiPriority w:val="9"/>
    <w:rsid w:val="001D0DF9"/>
    <w:rPr>
      <w:rFonts w:asciiTheme="majorHAnsi" w:eastAsiaTheme="majorEastAsia" w:hAnsiTheme="majorHAnsi" w:cstheme="majorBidi"/>
      <w:color w:val="243F60" w:themeColor="accent1" w:themeShade="7F"/>
      <w:sz w:val="20"/>
      <w:szCs w:val="20"/>
      <w:lang w:val="en-US" w:eastAsia="en-US"/>
    </w:rPr>
  </w:style>
  <w:style w:type="character" w:customStyle="1" w:styleId="berschrift6Zeichen">
    <w:name w:val="Überschrift 6 Zeichen"/>
    <w:basedOn w:val="Absatzstandardschriftart"/>
    <w:link w:val="berschrift6"/>
    <w:uiPriority w:val="9"/>
    <w:semiHidden/>
    <w:rsid w:val="001D0DF9"/>
    <w:rPr>
      <w:rFonts w:asciiTheme="majorHAnsi" w:eastAsiaTheme="majorEastAsia" w:hAnsiTheme="majorHAnsi" w:cstheme="majorBidi"/>
      <w:i/>
      <w:iCs/>
      <w:color w:val="243F60" w:themeColor="accent1" w:themeShade="7F"/>
      <w:sz w:val="20"/>
      <w:szCs w:val="20"/>
      <w:lang w:val="en-US" w:eastAsia="en-US"/>
    </w:rPr>
  </w:style>
  <w:style w:type="paragraph" w:styleId="Titel">
    <w:name w:val="Title"/>
    <w:basedOn w:val="Standard"/>
    <w:next w:val="Standard"/>
    <w:link w:val="TitelZeichen"/>
    <w:autoRedefine/>
    <w:uiPriority w:val="10"/>
    <w:qFormat/>
    <w:rsid w:val="00FE1CED"/>
    <w:pPr>
      <w:pBdr>
        <w:bottom w:val="single" w:sz="8" w:space="4" w:color="4F81BD" w:themeColor="accent1"/>
      </w:pBdr>
      <w:spacing w:after="300"/>
      <w:contextualSpacing/>
      <w:jc w:val="center"/>
    </w:pPr>
    <w:rPr>
      <w:rFonts w:asciiTheme="majorHAnsi" w:eastAsiaTheme="majorEastAsia" w:hAnsiTheme="majorHAnsi" w:cstheme="majorBidi"/>
      <w:color w:val="008000"/>
      <w:spacing w:val="5"/>
      <w:kern w:val="28"/>
      <w:sz w:val="52"/>
      <w:szCs w:val="52"/>
      <w:lang w:eastAsia="ja-JP"/>
    </w:rPr>
  </w:style>
  <w:style w:type="character" w:customStyle="1" w:styleId="TitelZeichen">
    <w:name w:val="Titel Zeichen"/>
    <w:basedOn w:val="Absatzstandardschriftart"/>
    <w:link w:val="Titel"/>
    <w:uiPriority w:val="10"/>
    <w:rsid w:val="00FE1CED"/>
    <w:rPr>
      <w:rFonts w:asciiTheme="majorHAnsi" w:eastAsiaTheme="majorEastAsia" w:hAnsiTheme="majorHAnsi" w:cstheme="majorBidi"/>
      <w:color w:val="008000"/>
      <w:spacing w:val="5"/>
      <w:kern w:val="28"/>
      <w:sz w:val="52"/>
      <w:szCs w:val="52"/>
      <w:lang w:val="en-US"/>
    </w:rPr>
  </w:style>
  <w:style w:type="paragraph" w:styleId="Sprechblasentext">
    <w:name w:val="Balloon Text"/>
    <w:basedOn w:val="Standard"/>
    <w:link w:val="SprechblasentextZeichen"/>
    <w:uiPriority w:val="99"/>
    <w:semiHidden/>
    <w:unhideWhenUsed/>
    <w:rsid w:val="00500DE5"/>
    <w:rPr>
      <w:rFonts w:ascii="Lucida Grande" w:hAnsi="Lucida Grande"/>
      <w:sz w:val="18"/>
      <w:szCs w:val="18"/>
    </w:rPr>
  </w:style>
  <w:style w:type="character" w:customStyle="1" w:styleId="SprechblasentextZeichen">
    <w:name w:val="Sprechblasentext Zeichen"/>
    <w:basedOn w:val="Absatzstandardschriftart"/>
    <w:link w:val="Sprechblasentext"/>
    <w:uiPriority w:val="99"/>
    <w:semiHidden/>
    <w:rsid w:val="00500DE5"/>
    <w:rPr>
      <w:rFonts w:ascii="Lucida Grande" w:eastAsia="Times" w:hAnsi="Lucida Grande" w:cs="Times New Roman"/>
      <w:sz w:val="18"/>
      <w:szCs w:val="18"/>
      <w:lang w:val="en-US" w:eastAsia="en-US"/>
    </w:rPr>
  </w:style>
  <w:style w:type="paragraph" w:styleId="Listenabsatz">
    <w:name w:val="List Paragraph"/>
    <w:basedOn w:val="Standard"/>
    <w:uiPriority w:val="34"/>
    <w:qFormat/>
    <w:rsid w:val="000243A5"/>
    <w:pPr>
      <w:ind w:left="720"/>
      <w:contextualSpacing/>
    </w:pPr>
  </w:style>
  <w:style w:type="table" w:styleId="Tabellenraster">
    <w:name w:val="Table Grid"/>
    <w:basedOn w:val="NormaleTabelle"/>
    <w:uiPriority w:val="59"/>
    <w:rsid w:val="00284BE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Verzeichnis1">
    <w:name w:val="toc 1"/>
    <w:basedOn w:val="Standard"/>
    <w:next w:val="Standard"/>
    <w:autoRedefine/>
    <w:uiPriority w:val="39"/>
    <w:unhideWhenUsed/>
    <w:rsid w:val="0031043E"/>
  </w:style>
  <w:style w:type="paragraph" w:styleId="Verzeichnis2">
    <w:name w:val="toc 2"/>
    <w:basedOn w:val="Standard"/>
    <w:next w:val="Standard"/>
    <w:autoRedefine/>
    <w:uiPriority w:val="39"/>
    <w:unhideWhenUsed/>
    <w:rsid w:val="0031043E"/>
    <w:pPr>
      <w:ind w:left="200"/>
    </w:pPr>
  </w:style>
  <w:style w:type="paragraph" w:styleId="Verzeichnis3">
    <w:name w:val="toc 3"/>
    <w:basedOn w:val="Standard"/>
    <w:next w:val="Standard"/>
    <w:autoRedefine/>
    <w:uiPriority w:val="39"/>
    <w:unhideWhenUsed/>
    <w:rsid w:val="0031043E"/>
    <w:pPr>
      <w:ind w:left="400"/>
    </w:pPr>
  </w:style>
  <w:style w:type="paragraph" w:styleId="Verzeichnis4">
    <w:name w:val="toc 4"/>
    <w:basedOn w:val="Standard"/>
    <w:next w:val="Standard"/>
    <w:autoRedefine/>
    <w:uiPriority w:val="39"/>
    <w:unhideWhenUsed/>
    <w:rsid w:val="0031043E"/>
    <w:pPr>
      <w:ind w:left="600"/>
    </w:pPr>
  </w:style>
  <w:style w:type="paragraph" w:styleId="Verzeichnis5">
    <w:name w:val="toc 5"/>
    <w:basedOn w:val="Standard"/>
    <w:next w:val="Standard"/>
    <w:autoRedefine/>
    <w:uiPriority w:val="39"/>
    <w:unhideWhenUsed/>
    <w:rsid w:val="0031043E"/>
    <w:pPr>
      <w:ind w:left="800"/>
    </w:pPr>
  </w:style>
  <w:style w:type="paragraph" w:styleId="Verzeichnis6">
    <w:name w:val="toc 6"/>
    <w:basedOn w:val="Standard"/>
    <w:next w:val="Standard"/>
    <w:autoRedefine/>
    <w:uiPriority w:val="39"/>
    <w:unhideWhenUsed/>
    <w:rsid w:val="0031043E"/>
    <w:pPr>
      <w:ind w:left="1000"/>
    </w:pPr>
  </w:style>
  <w:style w:type="paragraph" w:styleId="Verzeichnis7">
    <w:name w:val="toc 7"/>
    <w:basedOn w:val="Standard"/>
    <w:next w:val="Standard"/>
    <w:autoRedefine/>
    <w:uiPriority w:val="39"/>
    <w:unhideWhenUsed/>
    <w:rsid w:val="0031043E"/>
    <w:pPr>
      <w:ind w:left="1200"/>
    </w:pPr>
  </w:style>
  <w:style w:type="paragraph" w:styleId="Verzeichnis8">
    <w:name w:val="toc 8"/>
    <w:basedOn w:val="Standard"/>
    <w:next w:val="Standard"/>
    <w:autoRedefine/>
    <w:uiPriority w:val="39"/>
    <w:unhideWhenUsed/>
    <w:rsid w:val="0031043E"/>
    <w:pPr>
      <w:ind w:left="1400"/>
    </w:pPr>
  </w:style>
  <w:style w:type="paragraph" w:styleId="Verzeichnis9">
    <w:name w:val="toc 9"/>
    <w:basedOn w:val="Standard"/>
    <w:next w:val="Standard"/>
    <w:autoRedefine/>
    <w:uiPriority w:val="39"/>
    <w:unhideWhenUsed/>
    <w:rsid w:val="0031043E"/>
    <w:pPr>
      <w:ind w:left="1600"/>
    </w:pPr>
  </w:style>
  <w:style w:type="paragraph" w:styleId="StandardWeb">
    <w:name w:val="Normal (Web)"/>
    <w:basedOn w:val="Standard"/>
    <w:uiPriority w:val="99"/>
    <w:semiHidden/>
    <w:unhideWhenUsed/>
    <w:rsid w:val="00777892"/>
    <w:rPr>
      <w:rFonts w:ascii="Times New Roman" w:eastAsiaTheme="minorHAnsi" w:hAnsi="Times New Roman"/>
      <w:sz w:val="24"/>
      <w:szCs w:val="24"/>
    </w:rPr>
  </w:style>
  <w:style w:type="paragraph" w:styleId="Bearbeitung">
    <w:name w:val="Revision"/>
    <w:hidden/>
    <w:uiPriority w:val="99"/>
    <w:semiHidden/>
    <w:rsid w:val="00821079"/>
    <w:rPr>
      <w:rFonts w:ascii="Calibri" w:eastAsia="Times" w:hAnsi="Calibri" w:cs="Times New Roman"/>
      <w:sz w:val="20"/>
      <w:szCs w:val="20"/>
      <w:lang w:val="en-US" w:eastAsia="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de-DE"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863CCF"/>
    <w:rPr>
      <w:rFonts w:ascii="Calibri" w:eastAsia="Times" w:hAnsi="Calibri" w:cs="Times New Roman"/>
      <w:sz w:val="20"/>
      <w:szCs w:val="20"/>
      <w:lang w:val="en-US" w:eastAsia="en-US"/>
    </w:rPr>
  </w:style>
  <w:style w:type="paragraph" w:styleId="berschrift1">
    <w:name w:val="heading 1"/>
    <w:basedOn w:val="Standard"/>
    <w:next w:val="Standard"/>
    <w:link w:val="berschrift1Zeichen"/>
    <w:autoRedefine/>
    <w:uiPriority w:val="9"/>
    <w:qFormat/>
    <w:rsid w:val="000E62C6"/>
    <w:pPr>
      <w:keepNext/>
      <w:keepLines/>
      <w:spacing w:before="480"/>
      <w:outlineLvl w:val="0"/>
    </w:pPr>
    <w:rPr>
      <w:rFonts w:asciiTheme="majorHAnsi" w:eastAsiaTheme="majorEastAsia" w:hAnsiTheme="majorHAnsi" w:cstheme="majorBidi"/>
      <w:b/>
      <w:bCs/>
      <w:color w:val="008000"/>
      <w:sz w:val="32"/>
      <w:szCs w:val="32"/>
      <w:lang w:eastAsia="ja-JP"/>
    </w:rPr>
  </w:style>
  <w:style w:type="paragraph" w:styleId="berschrift2">
    <w:name w:val="heading 2"/>
    <w:basedOn w:val="Standard"/>
    <w:next w:val="Standard"/>
    <w:link w:val="berschrift2Zeichen"/>
    <w:autoRedefine/>
    <w:uiPriority w:val="9"/>
    <w:unhideWhenUsed/>
    <w:qFormat/>
    <w:rsid w:val="00AB52DB"/>
    <w:pPr>
      <w:keepNext/>
      <w:keepLines/>
      <w:spacing w:before="200" w:line="276" w:lineRule="auto"/>
      <w:outlineLvl w:val="1"/>
    </w:pPr>
    <w:rPr>
      <w:rFonts w:asciiTheme="majorHAnsi" w:eastAsiaTheme="majorEastAsia" w:hAnsiTheme="majorHAnsi" w:cstheme="majorBidi"/>
      <w:b/>
      <w:bCs/>
      <w:color w:val="008000"/>
      <w:sz w:val="26"/>
      <w:szCs w:val="26"/>
      <w:lang w:eastAsia="ja-JP"/>
    </w:rPr>
  </w:style>
  <w:style w:type="paragraph" w:styleId="berschrift3">
    <w:name w:val="heading 3"/>
    <w:basedOn w:val="Standard"/>
    <w:next w:val="Standard"/>
    <w:link w:val="berschrift3Zeichen"/>
    <w:autoRedefine/>
    <w:uiPriority w:val="9"/>
    <w:unhideWhenUsed/>
    <w:qFormat/>
    <w:rsid w:val="00FC1C74"/>
    <w:pPr>
      <w:keepNext/>
      <w:keepLines/>
      <w:spacing w:before="200"/>
      <w:outlineLvl w:val="2"/>
    </w:pPr>
    <w:rPr>
      <w:rFonts w:asciiTheme="majorHAnsi" w:eastAsiaTheme="majorEastAsia" w:hAnsiTheme="majorHAnsi" w:cstheme="majorBidi"/>
      <w:b/>
      <w:bCs/>
      <w:color w:val="008000"/>
      <w:sz w:val="24"/>
      <w:szCs w:val="24"/>
      <w:lang w:eastAsia="ja-JP"/>
    </w:rPr>
  </w:style>
  <w:style w:type="paragraph" w:styleId="berschrift4">
    <w:name w:val="heading 4"/>
    <w:basedOn w:val="Standard"/>
    <w:next w:val="Standard"/>
    <w:link w:val="berschrift4Zeichen"/>
    <w:autoRedefine/>
    <w:uiPriority w:val="9"/>
    <w:unhideWhenUsed/>
    <w:qFormat/>
    <w:rsid w:val="000C5E53"/>
    <w:pPr>
      <w:keepNext/>
      <w:keepLines/>
      <w:numPr>
        <w:ilvl w:val="3"/>
        <w:numId w:val="2"/>
      </w:numPr>
      <w:spacing w:before="200"/>
      <w:outlineLvl w:val="3"/>
    </w:pPr>
    <w:rPr>
      <w:rFonts w:asciiTheme="majorHAnsi" w:eastAsiaTheme="majorEastAsia" w:hAnsiTheme="majorHAnsi" w:cstheme="majorBidi"/>
      <w:b/>
      <w:bCs/>
      <w:i/>
      <w:iCs/>
      <w:color w:val="4F81BD" w:themeColor="accent1"/>
      <w:sz w:val="24"/>
      <w:szCs w:val="24"/>
      <w:lang w:val="de-DE" w:eastAsia="ja-JP"/>
    </w:rPr>
  </w:style>
  <w:style w:type="paragraph" w:styleId="berschrift5">
    <w:name w:val="heading 5"/>
    <w:basedOn w:val="Standard"/>
    <w:next w:val="Standard"/>
    <w:link w:val="berschrift5Zeichen"/>
    <w:autoRedefine/>
    <w:uiPriority w:val="9"/>
    <w:unhideWhenUsed/>
    <w:qFormat/>
    <w:rsid w:val="000C5E53"/>
    <w:pPr>
      <w:keepNext/>
      <w:keepLines/>
      <w:numPr>
        <w:ilvl w:val="4"/>
        <w:numId w:val="6"/>
      </w:numPr>
      <w:spacing w:before="20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eichen"/>
    <w:autoRedefine/>
    <w:uiPriority w:val="9"/>
    <w:semiHidden/>
    <w:unhideWhenUsed/>
    <w:qFormat/>
    <w:rsid w:val="000C5E53"/>
    <w:pPr>
      <w:keepNext/>
      <w:keepLines/>
      <w:numPr>
        <w:ilvl w:val="5"/>
        <w:numId w:val="6"/>
      </w:numPr>
      <w:spacing w:before="200"/>
      <w:outlineLvl w:val="5"/>
    </w:pPr>
    <w:rPr>
      <w:rFonts w:asciiTheme="majorHAnsi" w:eastAsiaTheme="majorEastAsia" w:hAnsiTheme="majorHAnsi" w:cstheme="majorBidi"/>
      <w:i/>
      <w:iCs/>
      <w:color w:val="243F60" w:themeColor="accent1" w:themeShade="7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eichen">
    <w:name w:val="Überschrift 2 Zeichen"/>
    <w:basedOn w:val="Absatzstandardschriftart"/>
    <w:link w:val="berschrift2"/>
    <w:uiPriority w:val="9"/>
    <w:rsid w:val="000C5E53"/>
    <w:rPr>
      <w:rFonts w:asciiTheme="majorHAnsi" w:eastAsiaTheme="majorEastAsia" w:hAnsiTheme="majorHAnsi" w:cstheme="majorBidi"/>
      <w:b/>
      <w:bCs/>
      <w:color w:val="008000"/>
      <w:sz w:val="26"/>
      <w:szCs w:val="26"/>
      <w:lang w:val="en-US"/>
    </w:rPr>
  </w:style>
  <w:style w:type="character" w:customStyle="1" w:styleId="berschrift3Zeichen">
    <w:name w:val="Überschrift 3 Zeichen"/>
    <w:basedOn w:val="Absatzstandardschriftart"/>
    <w:link w:val="berschrift3"/>
    <w:uiPriority w:val="9"/>
    <w:rsid w:val="00E40A16"/>
    <w:rPr>
      <w:rFonts w:asciiTheme="majorHAnsi" w:eastAsiaTheme="majorEastAsia" w:hAnsiTheme="majorHAnsi" w:cstheme="majorBidi"/>
      <w:b/>
      <w:bCs/>
      <w:color w:val="008000"/>
      <w:lang w:val="en-US"/>
    </w:rPr>
  </w:style>
  <w:style w:type="character" w:customStyle="1" w:styleId="berschrift1Zeichen">
    <w:name w:val="Überschrift 1 Zeichen"/>
    <w:basedOn w:val="Absatzstandardschriftart"/>
    <w:link w:val="berschrift1"/>
    <w:uiPriority w:val="9"/>
    <w:rsid w:val="000E62C6"/>
    <w:rPr>
      <w:rFonts w:asciiTheme="majorHAnsi" w:eastAsiaTheme="majorEastAsia" w:hAnsiTheme="majorHAnsi" w:cstheme="majorBidi"/>
      <w:b/>
      <w:bCs/>
      <w:color w:val="008000"/>
      <w:sz w:val="32"/>
      <w:szCs w:val="32"/>
      <w:lang w:val="en-US"/>
    </w:rPr>
  </w:style>
  <w:style w:type="character" w:customStyle="1" w:styleId="berschrift4Zeichen">
    <w:name w:val="Überschrift 4 Zeichen"/>
    <w:basedOn w:val="Absatzstandardschriftart"/>
    <w:link w:val="berschrift4"/>
    <w:uiPriority w:val="9"/>
    <w:rsid w:val="000C5E53"/>
    <w:rPr>
      <w:rFonts w:asciiTheme="majorHAnsi" w:eastAsiaTheme="majorEastAsia" w:hAnsiTheme="majorHAnsi" w:cstheme="majorBidi"/>
      <w:b/>
      <w:bCs/>
      <w:i/>
      <w:iCs/>
      <w:color w:val="4F81BD" w:themeColor="accent1"/>
    </w:rPr>
  </w:style>
  <w:style w:type="paragraph" w:styleId="Untertitel">
    <w:name w:val="Subtitle"/>
    <w:basedOn w:val="Standard"/>
    <w:next w:val="Standard"/>
    <w:link w:val="UntertitelZeichen"/>
    <w:autoRedefine/>
    <w:uiPriority w:val="11"/>
    <w:qFormat/>
    <w:rsid w:val="00047506"/>
    <w:pPr>
      <w:numPr>
        <w:ilvl w:val="1"/>
      </w:numPr>
    </w:pPr>
    <w:rPr>
      <w:rFonts w:asciiTheme="minorHAnsi" w:eastAsiaTheme="majorEastAsia" w:hAnsiTheme="minorHAnsi" w:cstheme="majorBidi"/>
      <w:iCs/>
      <w:color w:val="008000"/>
      <w:spacing w:val="15"/>
      <w:sz w:val="24"/>
      <w:szCs w:val="24"/>
    </w:rPr>
  </w:style>
  <w:style w:type="character" w:customStyle="1" w:styleId="UntertitelZeichen">
    <w:name w:val="Untertitel Zeichen"/>
    <w:basedOn w:val="Absatzstandardschriftart"/>
    <w:link w:val="Untertitel"/>
    <w:uiPriority w:val="11"/>
    <w:rsid w:val="00047506"/>
    <w:rPr>
      <w:rFonts w:eastAsiaTheme="majorEastAsia" w:cstheme="majorBidi"/>
      <w:iCs/>
      <w:color w:val="008000"/>
      <w:spacing w:val="15"/>
      <w:lang w:val="en-US" w:eastAsia="en-US"/>
    </w:rPr>
  </w:style>
  <w:style w:type="character" w:styleId="IntensiveHervorhebung">
    <w:name w:val="Intense Emphasis"/>
    <w:basedOn w:val="Absatzstandardschriftart"/>
    <w:uiPriority w:val="21"/>
    <w:qFormat/>
    <w:rsid w:val="00B63F3D"/>
    <w:rPr>
      <w:b/>
      <w:bCs/>
      <w:i/>
      <w:iCs/>
      <w:color w:val="008000"/>
    </w:rPr>
  </w:style>
  <w:style w:type="paragraph" w:styleId="IntensivesAnfhrungszeichen">
    <w:name w:val="Intense Quote"/>
    <w:basedOn w:val="Standard"/>
    <w:next w:val="Standard"/>
    <w:link w:val="IntensivesAnfhrungszeichenZeichen"/>
    <w:autoRedefine/>
    <w:uiPriority w:val="30"/>
    <w:qFormat/>
    <w:rsid w:val="00B63F3D"/>
    <w:pPr>
      <w:pBdr>
        <w:bottom w:val="single" w:sz="4" w:space="4" w:color="4F81BD" w:themeColor="accent1"/>
      </w:pBdr>
      <w:spacing w:before="200" w:after="280"/>
      <w:ind w:left="936" w:right="936"/>
    </w:pPr>
    <w:rPr>
      <w:rFonts w:ascii="Verdana" w:hAnsi="Verdana"/>
      <w:b/>
      <w:bCs/>
      <w:i/>
      <w:iCs/>
      <w:color w:val="008000"/>
    </w:rPr>
  </w:style>
  <w:style w:type="character" w:customStyle="1" w:styleId="IntensivesAnfhrungszeichenZeichen">
    <w:name w:val="Intensives Anführungszeichen Zeichen"/>
    <w:basedOn w:val="Absatzstandardschriftart"/>
    <w:link w:val="IntensivesAnfhrungszeichen"/>
    <w:uiPriority w:val="30"/>
    <w:rsid w:val="00B63F3D"/>
    <w:rPr>
      <w:rFonts w:ascii="Verdana" w:hAnsi="Verdana"/>
      <w:b/>
      <w:bCs/>
      <w:i/>
      <w:iCs/>
      <w:color w:val="008000"/>
      <w:sz w:val="20"/>
    </w:rPr>
  </w:style>
  <w:style w:type="character" w:customStyle="1" w:styleId="berschrift5Zeichen">
    <w:name w:val="Überschrift 5 Zeichen"/>
    <w:basedOn w:val="Absatzstandardschriftart"/>
    <w:link w:val="berschrift5"/>
    <w:uiPriority w:val="9"/>
    <w:rsid w:val="001D0DF9"/>
    <w:rPr>
      <w:rFonts w:asciiTheme="majorHAnsi" w:eastAsiaTheme="majorEastAsia" w:hAnsiTheme="majorHAnsi" w:cstheme="majorBidi"/>
      <w:color w:val="243F60" w:themeColor="accent1" w:themeShade="7F"/>
      <w:sz w:val="20"/>
      <w:szCs w:val="20"/>
      <w:lang w:val="en-US" w:eastAsia="en-US"/>
    </w:rPr>
  </w:style>
  <w:style w:type="character" w:customStyle="1" w:styleId="berschrift6Zeichen">
    <w:name w:val="Überschrift 6 Zeichen"/>
    <w:basedOn w:val="Absatzstandardschriftart"/>
    <w:link w:val="berschrift6"/>
    <w:uiPriority w:val="9"/>
    <w:semiHidden/>
    <w:rsid w:val="001D0DF9"/>
    <w:rPr>
      <w:rFonts w:asciiTheme="majorHAnsi" w:eastAsiaTheme="majorEastAsia" w:hAnsiTheme="majorHAnsi" w:cstheme="majorBidi"/>
      <w:i/>
      <w:iCs/>
      <w:color w:val="243F60" w:themeColor="accent1" w:themeShade="7F"/>
      <w:sz w:val="20"/>
      <w:szCs w:val="20"/>
      <w:lang w:val="en-US" w:eastAsia="en-US"/>
    </w:rPr>
  </w:style>
  <w:style w:type="paragraph" w:styleId="Titel">
    <w:name w:val="Title"/>
    <w:basedOn w:val="Standard"/>
    <w:next w:val="Standard"/>
    <w:link w:val="TitelZeichen"/>
    <w:autoRedefine/>
    <w:uiPriority w:val="10"/>
    <w:qFormat/>
    <w:rsid w:val="00FE1CED"/>
    <w:pPr>
      <w:pBdr>
        <w:bottom w:val="single" w:sz="8" w:space="4" w:color="4F81BD" w:themeColor="accent1"/>
      </w:pBdr>
      <w:spacing w:after="300"/>
      <w:contextualSpacing/>
      <w:jc w:val="center"/>
    </w:pPr>
    <w:rPr>
      <w:rFonts w:asciiTheme="majorHAnsi" w:eastAsiaTheme="majorEastAsia" w:hAnsiTheme="majorHAnsi" w:cstheme="majorBidi"/>
      <w:color w:val="008000"/>
      <w:spacing w:val="5"/>
      <w:kern w:val="28"/>
      <w:sz w:val="52"/>
      <w:szCs w:val="52"/>
      <w:lang w:eastAsia="ja-JP"/>
    </w:rPr>
  </w:style>
  <w:style w:type="character" w:customStyle="1" w:styleId="TitelZeichen">
    <w:name w:val="Titel Zeichen"/>
    <w:basedOn w:val="Absatzstandardschriftart"/>
    <w:link w:val="Titel"/>
    <w:uiPriority w:val="10"/>
    <w:rsid w:val="00FE1CED"/>
    <w:rPr>
      <w:rFonts w:asciiTheme="majorHAnsi" w:eastAsiaTheme="majorEastAsia" w:hAnsiTheme="majorHAnsi" w:cstheme="majorBidi"/>
      <w:color w:val="008000"/>
      <w:spacing w:val="5"/>
      <w:kern w:val="28"/>
      <w:sz w:val="52"/>
      <w:szCs w:val="52"/>
      <w:lang w:val="en-US"/>
    </w:rPr>
  </w:style>
  <w:style w:type="paragraph" w:styleId="Sprechblasentext">
    <w:name w:val="Balloon Text"/>
    <w:basedOn w:val="Standard"/>
    <w:link w:val="SprechblasentextZeichen"/>
    <w:uiPriority w:val="99"/>
    <w:semiHidden/>
    <w:unhideWhenUsed/>
    <w:rsid w:val="00500DE5"/>
    <w:rPr>
      <w:rFonts w:ascii="Lucida Grande" w:hAnsi="Lucida Grande"/>
      <w:sz w:val="18"/>
      <w:szCs w:val="18"/>
    </w:rPr>
  </w:style>
  <w:style w:type="character" w:customStyle="1" w:styleId="SprechblasentextZeichen">
    <w:name w:val="Sprechblasentext Zeichen"/>
    <w:basedOn w:val="Absatzstandardschriftart"/>
    <w:link w:val="Sprechblasentext"/>
    <w:uiPriority w:val="99"/>
    <w:semiHidden/>
    <w:rsid w:val="00500DE5"/>
    <w:rPr>
      <w:rFonts w:ascii="Lucida Grande" w:eastAsia="Times" w:hAnsi="Lucida Grande" w:cs="Times New Roman"/>
      <w:sz w:val="18"/>
      <w:szCs w:val="18"/>
      <w:lang w:val="en-US" w:eastAsia="en-US"/>
    </w:rPr>
  </w:style>
  <w:style w:type="paragraph" w:styleId="Listenabsatz">
    <w:name w:val="List Paragraph"/>
    <w:basedOn w:val="Standard"/>
    <w:uiPriority w:val="34"/>
    <w:qFormat/>
    <w:rsid w:val="000243A5"/>
    <w:pPr>
      <w:ind w:left="720"/>
      <w:contextualSpacing/>
    </w:pPr>
  </w:style>
  <w:style w:type="table" w:styleId="Tabellenraster">
    <w:name w:val="Table Grid"/>
    <w:basedOn w:val="NormaleTabelle"/>
    <w:uiPriority w:val="59"/>
    <w:rsid w:val="00284BE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Verzeichnis1">
    <w:name w:val="toc 1"/>
    <w:basedOn w:val="Standard"/>
    <w:next w:val="Standard"/>
    <w:autoRedefine/>
    <w:uiPriority w:val="39"/>
    <w:unhideWhenUsed/>
    <w:rsid w:val="0031043E"/>
  </w:style>
  <w:style w:type="paragraph" w:styleId="Verzeichnis2">
    <w:name w:val="toc 2"/>
    <w:basedOn w:val="Standard"/>
    <w:next w:val="Standard"/>
    <w:autoRedefine/>
    <w:uiPriority w:val="39"/>
    <w:unhideWhenUsed/>
    <w:rsid w:val="0031043E"/>
    <w:pPr>
      <w:ind w:left="200"/>
    </w:pPr>
  </w:style>
  <w:style w:type="paragraph" w:styleId="Verzeichnis3">
    <w:name w:val="toc 3"/>
    <w:basedOn w:val="Standard"/>
    <w:next w:val="Standard"/>
    <w:autoRedefine/>
    <w:uiPriority w:val="39"/>
    <w:unhideWhenUsed/>
    <w:rsid w:val="0031043E"/>
    <w:pPr>
      <w:ind w:left="400"/>
    </w:pPr>
  </w:style>
  <w:style w:type="paragraph" w:styleId="Verzeichnis4">
    <w:name w:val="toc 4"/>
    <w:basedOn w:val="Standard"/>
    <w:next w:val="Standard"/>
    <w:autoRedefine/>
    <w:uiPriority w:val="39"/>
    <w:unhideWhenUsed/>
    <w:rsid w:val="0031043E"/>
    <w:pPr>
      <w:ind w:left="600"/>
    </w:pPr>
  </w:style>
  <w:style w:type="paragraph" w:styleId="Verzeichnis5">
    <w:name w:val="toc 5"/>
    <w:basedOn w:val="Standard"/>
    <w:next w:val="Standard"/>
    <w:autoRedefine/>
    <w:uiPriority w:val="39"/>
    <w:unhideWhenUsed/>
    <w:rsid w:val="0031043E"/>
    <w:pPr>
      <w:ind w:left="800"/>
    </w:pPr>
  </w:style>
  <w:style w:type="paragraph" w:styleId="Verzeichnis6">
    <w:name w:val="toc 6"/>
    <w:basedOn w:val="Standard"/>
    <w:next w:val="Standard"/>
    <w:autoRedefine/>
    <w:uiPriority w:val="39"/>
    <w:unhideWhenUsed/>
    <w:rsid w:val="0031043E"/>
    <w:pPr>
      <w:ind w:left="1000"/>
    </w:pPr>
  </w:style>
  <w:style w:type="paragraph" w:styleId="Verzeichnis7">
    <w:name w:val="toc 7"/>
    <w:basedOn w:val="Standard"/>
    <w:next w:val="Standard"/>
    <w:autoRedefine/>
    <w:uiPriority w:val="39"/>
    <w:unhideWhenUsed/>
    <w:rsid w:val="0031043E"/>
    <w:pPr>
      <w:ind w:left="1200"/>
    </w:pPr>
  </w:style>
  <w:style w:type="paragraph" w:styleId="Verzeichnis8">
    <w:name w:val="toc 8"/>
    <w:basedOn w:val="Standard"/>
    <w:next w:val="Standard"/>
    <w:autoRedefine/>
    <w:uiPriority w:val="39"/>
    <w:unhideWhenUsed/>
    <w:rsid w:val="0031043E"/>
    <w:pPr>
      <w:ind w:left="1400"/>
    </w:pPr>
  </w:style>
  <w:style w:type="paragraph" w:styleId="Verzeichnis9">
    <w:name w:val="toc 9"/>
    <w:basedOn w:val="Standard"/>
    <w:next w:val="Standard"/>
    <w:autoRedefine/>
    <w:uiPriority w:val="39"/>
    <w:unhideWhenUsed/>
    <w:rsid w:val="0031043E"/>
    <w:pPr>
      <w:ind w:left="1600"/>
    </w:pPr>
  </w:style>
  <w:style w:type="paragraph" w:styleId="StandardWeb">
    <w:name w:val="Normal (Web)"/>
    <w:basedOn w:val="Standard"/>
    <w:uiPriority w:val="99"/>
    <w:semiHidden/>
    <w:unhideWhenUsed/>
    <w:rsid w:val="00777892"/>
    <w:rPr>
      <w:rFonts w:ascii="Times New Roman" w:eastAsiaTheme="minorHAnsi" w:hAnsi="Times New Roman"/>
      <w:sz w:val="24"/>
      <w:szCs w:val="24"/>
    </w:rPr>
  </w:style>
  <w:style w:type="paragraph" w:styleId="Bearbeitung">
    <w:name w:val="Revision"/>
    <w:hidden/>
    <w:uiPriority w:val="99"/>
    <w:semiHidden/>
    <w:rsid w:val="00821079"/>
    <w:rPr>
      <w:rFonts w:ascii="Calibri" w:eastAsia="Times" w:hAnsi="Calibri" w:cs="Times New Roman"/>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9251707">
      <w:bodyDiv w:val="1"/>
      <w:marLeft w:val="0"/>
      <w:marRight w:val="0"/>
      <w:marTop w:val="0"/>
      <w:marBottom w:val="0"/>
      <w:divBdr>
        <w:top w:val="none" w:sz="0" w:space="0" w:color="auto"/>
        <w:left w:val="none" w:sz="0" w:space="0" w:color="auto"/>
        <w:bottom w:val="none" w:sz="0" w:space="0" w:color="auto"/>
        <w:right w:val="none" w:sz="0" w:space="0" w:color="auto"/>
      </w:divBdr>
    </w:div>
    <w:div w:id="216203523">
      <w:bodyDiv w:val="1"/>
      <w:marLeft w:val="0"/>
      <w:marRight w:val="0"/>
      <w:marTop w:val="0"/>
      <w:marBottom w:val="0"/>
      <w:divBdr>
        <w:top w:val="none" w:sz="0" w:space="0" w:color="auto"/>
        <w:left w:val="none" w:sz="0" w:space="0" w:color="auto"/>
        <w:bottom w:val="none" w:sz="0" w:space="0" w:color="auto"/>
        <w:right w:val="none" w:sz="0" w:space="0" w:color="auto"/>
      </w:divBdr>
    </w:div>
    <w:div w:id="152876237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fontTable" Target="fontTable.xml"/><Relationship Id="rId28" Type="http://schemas.openxmlformats.org/officeDocument/2006/relationships/theme" Target="theme/theme1.xml"/><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3213</Words>
  <Characters>20245</Characters>
  <Application>Microsoft Macintosh Word</Application>
  <DocSecurity>0</DocSecurity>
  <Lines>168</Lines>
  <Paragraphs>46</Paragraphs>
  <ScaleCrop>false</ScaleCrop>
  <HeadingPairs>
    <vt:vector size="2" baseType="variant">
      <vt:variant>
        <vt:lpstr>Titel</vt:lpstr>
      </vt:variant>
      <vt:variant>
        <vt:i4>1</vt:i4>
      </vt:variant>
    </vt:vector>
  </HeadingPairs>
  <TitlesOfParts>
    <vt:vector size="1" baseType="lpstr">
      <vt:lpstr/>
    </vt:vector>
  </TitlesOfParts>
  <Company>DemandGen AG</Company>
  <LinksUpToDate>false</LinksUpToDate>
  <CharactersWithSpaces>23412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Reinhard Janning</dc:creator>
  <cp:lastModifiedBy>Reinhard Janning</cp:lastModifiedBy>
  <cp:revision>32</cp:revision>
  <cp:lastPrinted>2014-04-12T17:59:00Z</cp:lastPrinted>
  <dcterms:created xsi:type="dcterms:W3CDTF">2014-04-14T05:03:00Z</dcterms:created>
  <dcterms:modified xsi:type="dcterms:W3CDTF">2014-04-23T15:03:00Z</dcterms:modified>
</cp:coreProperties>
</file>